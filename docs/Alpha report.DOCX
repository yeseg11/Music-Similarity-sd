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0B99" w:rsidRDefault="00D60B99" w:rsidP="00D60B99">
      <w:pPr>
        <w:spacing w:line="360" w:lineRule="auto"/>
        <w:rPr>
          <w:b/>
          <w:bCs/>
          <w:szCs w:val="48"/>
          <w:rtl/>
        </w:rPr>
      </w:pPr>
      <w:r w:rsidRPr="00AF2B67">
        <w:rPr>
          <w:b/>
          <w:bCs/>
          <w:szCs w:val="48"/>
          <w:rtl/>
        </w:rPr>
        <w:t>המחלקה להנדסת ת</w:t>
      </w:r>
      <w:r>
        <w:rPr>
          <w:rFonts w:hint="cs"/>
          <w:b/>
          <w:bCs/>
          <w:szCs w:val="48"/>
          <w:rtl/>
        </w:rPr>
        <w:t>וכנה</w:t>
      </w:r>
    </w:p>
    <w:p w:rsidR="00DE0256" w:rsidRPr="00AF2B67" w:rsidRDefault="00DE0256" w:rsidP="009449D8">
      <w:pPr>
        <w:spacing w:line="360" w:lineRule="auto"/>
        <w:rPr>
          <w:b/>
          <w:bCs/>
          <w:szCs w:val="48"/>
          <w:rtl/>
        </w:rPr>
      </w:pPr>
      <w:r>
        <w:rPr>
          <w:rFonts w:hint="cs"/>
          <w:b/>
          <w:bCs/>
          <w:szCs w:val="48"/>
          <w:rtl/>
        </w:rPr>
        <w:t xml:space="preserve">פרויקט גמר </w:t>
      </w:r>
      <w:r>
        <w:rPr>
          <w:b/>
          <w:bCs/>
          <w:szCs w:val="48"/>
          <w:rtl/>
        </w:rPr>
        <w:t>–</w:t>
      </w:r>
      <w:r>
        <w:rPr>
          <w:rFonts w:hint="cs"/>
          <w:b/>
          <w:bCs/>
          <w:szCs w:val="48"/>
          <w:rtl/>
        </w:rPr>
        <w:t xml:space="preserve"> תשע"</w:t>
      </w:r>
      <w:r w:rsidR="009449D8">
        <w:rPr>
          <w:rFonts w:hint="cs"/>
          <w:b/>
          <w:bCs/>
          <w:szCs w:val="48"/>
          <w:rtl/>
        </w:rPr>
        <w:t>ח</w:t>
      </w:r>
    </w:p>
    <w:p w:rsidR="00FB5C15" w:rsidRPr="00AF2B67" w:rsidRDefault="00456F9B" w:rsidP="00456F9B">
      <w:pPr>
        <w:spacing w:line="360" w:lineRule="auto"/>
        <w:rPr>
          <w:b/>
          <w:bCs/>
          <w:szCs w:val="48"/>
          <w:rtl/>
        </w:rPr>
      </w:pPr>
      <w:r w:rsidRPr="00456F9B">
        <w:rPr>
          <w:rFonts w:hint="cs"/>
          <w:b/>
          <w:bCs/>
          <w:szCs w:val="48"/>
          <w:rtl/>
        </w:rPr>
        <w:t>דמיון שירים</w:t>
      </w:r>
      <w:r>
        <w:rPr>
          <w:rFonts w:hint="cs"/>
          <w:b/>
          <w:bCs/>
          <w:szCs w:val="48"/>
          <w:rtl/>
        </w:rPr>
        <w:t xml:space="preserve"> על פי תגים</w:t>
      </w:r>
    </w:p>
    <w:p w:rsidR="00FB5C15" w:rsidRPr="00467169" w:rsidRDefault="00FB5C15" w:rsidP="00FB5C15">
      <w:pPr>
        <w:spacing w:line="360" w:lineRule="auto"/>
        <w:rPr>
          <w:b/>
          <w:bCs/>
          <w:sz w:val="48"/>
          <w:szCs w:val="180"/>
        </w:rPr>
      </w:pPr>
      <w:r>
        <w:rPr>
          <w:b/>
          <w:bCs/>
          <w:sz w:val="48"/>
          <w:szCs w:val="180"/>
        </w:rPr>
        <w:t>MUSIC SIMILARITY</w:t>
      </w:r>
    </w:p>
    <w:p w:rsidR="00D60B99" w:rsidRPr="00AF2B67" w:rsidRDefault="00D60B99" w:rsidP="00D60B99">
      <w:pPr>
        <w:spacing w:line="360" w:lineRule="auto"/>
        <w:rPr>
          <w:b/>
          <w:bCs/>
          <w:szCs w:val="48"/>
          <w:rtl/>
        </w:rPr>
      </w:pPr>
    </w:p>
    <w:p w:rsidR="00D60B99" w:rsidRPr="00AF2B67" w:rsidRDefault="00D60B99" w:rsidP="00D60B99">
      <w:pPr>
        <w:spacing w:line="360" w:lineRule="auto"/>
        <w:rPr>
          <w:b/>
          <w:bCs/>
          <w:szCs w:val="48"/>
          <w:rtl/>
        </w:rPr>
      </w:pPr>
    </w:p>
    <w:p w:rsidR="00D60B99" w:rsidRPr="00AF2B67" w:rsidRDefault="00881DE7" w:rsidP="00D60B99">
      <w:pPr>
        <w:spacing w:line="360" w:lineRule="auto"/>
        <w:rPr>
          <w:b/>
          <w:bCs/>
          <w:sz w:val="28"/>
          <w:szCs w:val="28"/>
          <w:rtl/>
        </w:rPr>
      </w:pPr>
      <w:r>
        <w:rPr>
          <w:rFonts w:hint="cs"/>
          <w:b/>
          <w:bCs/>
          <w:sz w:val="28"/>
          <w:szCs w:val="28"/>
          <w:rtl/>
        </w:rPr>
        <w:t xml:space="preserve"> </w:t>
      </w:r>
    </w:p>
    <w:p w:rsidR="00D60B99" w:rsidRPr="00AF2B67" w:rsidRDefault="00D60B99" w:rsidP="00D60B99">
      <w:pPr>
        <w:spacing w:line="360" w:lineRule="auto"/>
        <w:rPr>
          <w:b/>
          <w:bCs/>
          <w:sz w:val="28"/>
          <w:szCs w:val="28"/>
          <w:rtl/>
        </w:rPr>
      </w:pPr>
    </w:p>
    <w:p w:rsidR="00FB5C15" w:rsidRPr="00AF2B67" w:rsidRDefault="00FB5C15" w:rsidP="00FB5C15">
      <w:pPr>
        <w:spacing w:line="360" w:lineRule="auto"/>
        <w:rPr>
          <w:b/>
          <w:bCs/>
          <w:sz w:val="28"/>
          <w:szCs w:val="28"/>
          <w:rtl/>
        </w:rPr>
      </w:pPr>
      <w:r w:rsidRPr="00AF2B67">
        <w:rPr>
          <w:b/>
          <w:bCs/>
          <w:sz w:val="28"/>
          <w:szCs w:val="28"/>
          <w:rtl/>
        </w:rPr>
        <w:t>מאת</w:t>
      </w:r>
    </w:p>
    <w:p w:rsidR="00FB5C15" w:rsidRDefault="00FB5C15" w:rsidP="00FB5C15">
      <w:pPr>
        <w:spacing w:line="360" w:lineRule="auto"/>
        <w:rPr>
          <w:b/>
          <w:bCs/>
          <w:sz w:val="28"/>
          <w:szCs w:val="28"/>
          <w:rtl/>
        </w:rPr>
      </w:pPr>
      <w:r>
        <w:rPr>
          <w:rFonts w:hint="cs"/>
          <w:b/>
          <w:bCs/>
          <w:sz w:val="28"/>
          <w:szCs w:val="28"/>
          <w:rtl/>
        </w:rPr>
        <w:t>אבי כהן</w:t>
      </w:r>
    </w:p>
    <w:p w:rsidR="00FB5C15" w:rsidRPr="00AF2B67" w:rsidRDefault="00FB5C15" w:rsidP="00FB5C15">
      <w:pPr>
        <w:spacing w:line="360" w:lineRule="auto"/>
        <w:rPr>
          <w:b/>
          <w:bCs/>
          <w:sz w:val="28"/>
          <w:szCs w:val="28"/>
          <w:rtl/>
        </w:rPr>
      </w:pPr>
      <w:r>
        <w:rPr>
          <w:rFonts w:hint="cs"/>
          <w:b/>
          <w:bCs/>
          <w:sz w:val="28"/>
          <w:szCs w:val="28"/>
          <w:rtl/>
        </w:rPr>
        <w:t>שגיא מרסיאנו</w:t>
      </w: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D60B99" w:rsidRDefault="00D60B99" w:rsidP="00D60B99">
      <w:pPr>
        <w:spacing w:line="360" w:lineRule="auto"/>
        <w:rPr>
          <w:b/>
          <w:bCs/>
          <w:sz w:val="28"/>
          <w:szCs w:val="28"/>
          <w:rtl/>
        </w:rPr>
      </w:pPr>
    </w:p>
    <w:p w:rsidR="00D60B99" w:rsidRPr="00AF2B67" w:rsidRDefault="00D60B99" w:rsidP="00FB5C15">
      <w:pPr>
        <w:spacing w:line="360" w:lineRule="auto"/>
        <w:jc w:val="left"/>
        <w:rPr>
          <w:b/>
          <w:bCs/>
          <w:sz w:val="28"/>
          <w:szCs w:val="28"/>
          <w:rtl/>
        </w:rPr>
      </w:pPr>
      <w:r w:rsidRPr="00AF2B67">
        <w:rPr>
          <w:rFonts w:hint="cs"/>
          <w:b/>
          <w:bCs/>
          <w:sz w:val="28"/>
          <w:szCs w:val="28"/>
          <w:rtl/>
        </w:rPr>
        <w:t xml:space="preserve">מנחה אקדמי: </w:t>
      </w:r>
      <w:r w:rsidR="00FB5C15">
        <w:rPr>
          <w:rFonts w:hint="cs"/>
          <w:b/>
          <w:bCs/>
          <w:sz w:val="28"/>
          <w:szCs w:val="28"/>
          <w:rtl/>
        </w:rPr>
        <w:t xml:space="preserve">דר' מרים אללוף             </w:t>
      </w:r>
      <w:r w:rsidR="00FC1AB3">
        <w:rPr>
          <w:b/>
          <w:bCs/>
          <w:sz w:val="28"/>
          <w:szCs w:val="28"/>
          <w:rtl/>
        </w:rPr>
        <w:tab/>
      </w:r>
      <w:r w:rsidR="00FC1AB3">
        <w:rPr>
          <w:rFonts w:hint="cs"/>
          <w:b/>
          <w:bCs/>
          <w:sz w:val="28"/>
          <w:szCs w:val="28"/>
          <w:rtl/>
        </w:rPr>
        <w:t>אישור:</w:t>
      </w:r>
      <w:r w:rsidR="00FC1AB3">
        <w:rPr>
          <w:b/>
          <w:bCs/>
          <w:sz w:val="28"/>
          <w:szCs w:val="28"/>
          <w:rtl/>
        </w:rPr>
        <w:tab/>
      </w:r>
      <w:r w:rsidR="00FC1AB3">
        <w:rPr>
          <w:b/>
          <w:bCs/>
          <w:sz w:val="28"/>
          <w:szCs w:val="28"/>
          <w:rtl/>
        </w:rPr>
        <w:tab/>
      </w:r>
      <w:r w:rsidR="00FC1AB3">
        <w:rPr>
          <w:rFonts w:hint="cs"/>
          <w:b/>
          <w:bCs/>
          <w:sz w:val="28"/>
          <w:szCs w:val="28"/>
          <w:rtl/>
        </w:rPr>
        <w:t>תאריך:</w:t>
      </w:r>
    </w:p>
    <w:p w:rsidR="00FC1AB3" w:rsidRPr="00AF2B67" w:rsidRDefault="00FC1AB3" w:rsidP="00FB5C15">
      <w:pPr>
        <w:spacing w:line="360" w:lineRule="auto"/>
        <w:jc w:val="left"/>
        <w:rPr>
          <w:b/>
          <w:bCs/>
          <w:sz w:val="28"/>
          <w:szCs w:val="28"/>
          <w:rtl/>
        </w:rPr>
      </w:pPr>
      <w:r>
        <w:rPr>
          <w:rFonts w:hint="cs"/>
          <w:b/>
          <w:bCs/>
          <w:sz w:val="28"/>
          <w:szCs w:val="28"/>
          <w:rtl/>
        </w:rPr>
        <w:t>רכז</w:t>
      </w:r>
      <w:r w:rsidRPr="00AF2B67">
        <w:rPr>
          <w:rFonts w:hint="cs"/>
          <w:b/>
          <w:bCs/>
          <w:sz w:val="28"/>
          <w:szCs w:val="28"/>
          <w:rtl/>
        </w:rPr>
        <w:t xml:space="preserve"> </w:t>
      </w:r>
      <w:r>
        <w:rPr>
          <w:rFonts w:hint="cs"/>
          <w:b/>
          <w:bCs/>
          <w:sz w:val="28"/>
          <w:szCs w:val="28"/>
          <w:rtl/>
        </w:rPr>
        <w:t xml:space="preserve">הפרויקטים: </w:t>
      </w:r>
      <w:r w:rsidR="00FB5C15">
        <w:rPr>
          <w:rFonts w:hint="cs"/>
          <w:b/>
          <w:bCs/>
          <w:sz w:val="28"/>
          <w:szCs w:val="28"/>
          <w:rtl/>
        </w:rPr>
        <w:t>דר' אסף שפיינר</w:t>
      </w:r>
      <w:r w:rsidR="00FB5C15" w:rsidRPr="00FC1AB3">
        <w:rPr>
          <w:b/>
          <w:bCs/>
          <w:sz w:val="28"/>
          <w:szCs w:val="28"/>
          <w:rtl/>
        </w:rPr>
        <w:t xml:space="preserve"> </w:t>
      </w:r>
      <w:r w:rsidR="00FB5C15">
        <w:rPr>
          <w:rFonts w:hint="cs"/>
          <w:b/>
          <w:bCs/>
          <w:sz w:val="28"/>
          <w:szCs w:val="28"/>
          <w:rtl/>
        </w:rPr>
        <w:t xml:space="preserve">        </w:t>
      </w:r>
      <w:r>
        <w:rPr>
          <w:b/>
          <w:bCs/>
          <w:sz w:val="28"/>
          <w:szCs w:val="28"/>
          <w:rtl/>
        </w:rPr>
        <w:tab/>
      </w:r>
      <w:r>
        <w:rPr>
          <w:rFonts w:hint="cs"/>
          <w:b/>
          <w:bCs/>
          <w:sz w:val="28"/>
          <w:szCs w:val="28"/>
          <w:rtl/>
        </w:rPr>
        <w:t>אישור:</w:t>
      </w:r>
      <w:r>
        <w:rPr>
          <w:b/>
          <w:bCs/>
          <w:sz w:val="28"/>
          <w:szCs w:val="28"/>
          <w:rtl/>
        </w:rPr>
        <w:tab/>
      </w:r>
      <w:r>
        <w:rPr>
          <w:b/>
          <w:bCs/>
          <w:sz w:val="28"/>
          <w:szCs w:val="28"/>
          <w:rtl/>
        </w:rPr>
        <w:tab/>
      </w:r>
      <w:r>
        <w:rPr>
          <w:rFonts w:hint="cs"/>
          <w:b/>
          <w:bCs/>
          <w:sz w:val="28"/>
          <w:szCs w:val="28"/>
          <w:rtl/>
        </w:rPr>
        <w:t>תאריך:</w:t>
      </w:r>
    </w:p>
    <w:p w:rsidR="00D60B99" w:rsidRDefault="00D60B99" w:rsidP="00D60B99">
      <w:pPr>
        <w:bidi w:val="0"/>
        <w:jc w:val="left"/>
        <w:rPr>
          <w:b/>
          <w:bCs/>
          <w:sz w:val="28"/>
          <w:szCs w:val="28"/>
        </w:rPr>
      </w:pPr>
    </w:p>
    <w:p w:rsidR="00705336" w:rsidRDefault="00705336" w:rsidP="00D60B99">
      <w:pPr>
        <w:jc w:val="left"/>
        <w:rPr>
          <w:rtl/>
        </w:rPr>
      </w:pPr>
    </w:p>
    <w:p w:rsidR="00881DE7" w:rsidRDefault="00881DE7" w:rsidP="00DE0256">
      <w:pPr>
        <w:jc w:val="left"/>
        <w:rPr>
          <w:sz w:val="28"/>
          <w:szCs w:val="28"/>
          <w:rtl/>
        </w:rPr>
      </w:pPr>
    </w:p>
    <w:p w:rsidR="00881DE7" w:rsidRDefault="00881DE7" w:rsidP="00DE0256">
      <w:pPr>
        <w:jc w:val="left"/>
        <w:rPr>
          <w:sz w:val="28"/>
          <w:szCs w:val="28"/>
          <w:rtl/>
        </w:rPr>
      </w:pPr>
    </w:p>
    <w:p w:rsidR="00881DE7" w:rsidRDefault="00881DE7" w:rsidP="00DE0256">
      <w:pPr>
        <w:jc w:val="left"/>
        <w:rPr>
          <w:sz w:val="28"/>
          <w:szCs w:val="28"/>
          <w:rtl/>
        </w:rPr>
      </w:pPr>
    </w:p>
    <w:p w:rsidR="00DE0256" w:rsidRDefault="00ED221C" w:rsidP="00881DE7">
      <w:pPr>
        <w:jc w:val="left"/>
        <w:rPr>
          <w:sz w:val="28"/>
          <w:szCs w:val="28"/>
          <w:rtl/>
        </w:rPr>
      </w:pPr>
      <w:r>
        <w:rPr>
          <w:rFonts w:hint="cs"/>
          <w:sz w:val="28"/>
          <w:szCs w:val="28"/>
          <w:rtl/>
        </w:rPr>
        <w:lastRenderedPageBreak/>
        <w:t>מערכות ניהול הפרויקט</w:t>
      </w:r>
      <w:r w:rsidR="00DE0256">
        <w:rPr>
          <w:rFonts w:hint="cs"/>
          <w:sz w:val="28"/>
          <w:szCs w:val="28"/>
          <w:rtl/>
        </w:rPr>
        <w:t>:</w:t>
      </w:r>
      <w:r w:rsidR="00B54814">
        <w:rPr>
          <w:rFonts w:hint="cs"/>
          <w:sz w:val="28"/>
          <w:szCs w:val="28"/>
          <w:rtl/>
        </w:rPr>
        <w:t xml:space="preserve"> </w:t>
      </w:r>
    </w:p>
    <w:p w:rsidR="00123AE4" w:rsidRPr="00910CD3" w:rsidRDefault="00123AE4" w:rsidP="00DE0256">
      <w:pPr>
        <w:jc w:val="left"/>
        <w:rPr>
          <w:b/>
          <w:bCs/>
          <w:sz w:val="28"/>
          <w:szCs w:val="28"/>
          <w:rtl/>
        </w:rPr>
      </w:pPr>
    </w:p>
    <w:tbl>
      <w:tblPr>
        <w:tblStyle w:val="aa"/>
        <w:bidiVisual/>
        <w:tblW w:w="0" w:type="auto"/>
        <w:tblLayout w:type="fixed"/>
        <w:tblLook w:val="04A0"/>
      </w:tblPr>
      <w:tblGrid>
        <w:gridCol w:w="391"/>
        <w:gridCol w:w="2268"/>
        <w:gridCol w:w="6062"/>
      </w:tblGrid>
      <w:tr w:rsidR="00ED221C" w:rsidTr="00881DE7">
        <w:tc>
          <w:tcPr>
            <w:tcW w:w="391" w:type="dxa"/>
          </w:tcPr>
          <w:p w:rsidR="00ED221C" w:rsidRDefault="0090275B" w:rsidP="00DE0256">
            <w:pPr>
              <w:jc w:val="left"/>
              <w:rPr>
                <w:sz w:val="28"/>
                <w:szCs w:val="28"/>
                <w:rtl/>
              </w:rPr>
            </w:pPr>
            <w:r>
              <w:rPr>
                <w:rFonts w:hint="cs"/>
                <w:sz w:val="28"/>
                <w:szCs w:val="28"/>
                <w:rtl/>
              </w:rPr>
              <w:t>#</w:t>
            </w:r>
          </w:p>
        </w:tc>
        <w:tc>
          <w:tcPr>
            <w:tcW w:w="2268" w:type="dxa"/>
          </w:tcPr>
          <w:p w:rsidR="00ED221C" w:rsidRDefault="00ED221C" w:rsidP="00DE0256">
            <w:pPr>
              <w:jc w:val="left"/>
              <w:rPr>
                <w:sz w:val="28"/>
                <w:szCs w:val="28"/>
                <w:rtl/>
              </w:rPr>
            </w:pPr>
            <w:r>
              <w:rPr>
                <w:rFonts w:hint="cs"/>
                <w:sz w:val="28"/>
                <w:szCs w:val="28"/>
                <w:rtl/>
              </w:rPr>
              <w:t>מערכת</w:t>
            </w:r>
          </w:p>
        </w:tc>
        <w:tc>
          <w:tcPr>
            <w:tcW w:w="6062" w:type="dxa"/>
          </w:tcPr>
          <w:p w:rsidR="00ED221C" w:rsidRDefault="00ED221C" w:rsidP="00DE0256">
            <w:pPr>
              <w:jc w:val="left"/>
              <w:rPr>
                <w:sz w:val="28"/>
                <w:szCs w:val="28"/>
                <w:rtl/>
              </w:rPr>
            </w:pPr>
            <w:r>
              <w:rPr>
                <w:rFonts w:hint="cs"/>
                <w:sz w:val="28"/>
                <w:szCs w:val="28"/>
                <w:rtl/>
              </w:rPr>
              <w:t>מיקום</w:t>
            </w:r>
          </w:p>
        </w:tc>
      </w:tr>
      <w:tr w:rsidR="00ED221C" w:rsidTr="00881DE7">
        <w:tc>
          <w:tcPr>
            <w:tcW w:w="391" w:type="dxa"/>
          </w:tcPr>
          <w:p w:rsidR="00ED221C" w:rsidRDefault="0090275B" w:rsidP="00DE0256">
            <w:pPr>
              <w:jc w:val="left"/>
              <w:rPr>
                <w:sz w:val="28"/>
                <w:szCs w:val="28"/>
                <w:rtl/>
              </w:rPr>
            </w:pPr>
            <w:r>
              <w:rPr>
                <w:rFonts w:hint="cs"/>
                <w:sz w:val="28"/>
                <w:szCs w:val="28"/>
                <w:rtl/>
              </w:rPr>
              <w:t>1</w:t>
            </w:r>
          </w:p>
        </w:tc>
        <w:tc>
          <w:tcPr>
            <w:tcW w:w="2268" w:type="dxa"/>
          </w:tcPr>
          <w:p w:rsidR="00ED221C" w:rsidRDefault="00ED221C" w:rsidP="00DE0256">
            <w:pPr>
              <w:jc w:val="left"/>
              <w:rPr>
                <w:sz w:val="28"/>
                <w:szCs w:val="28"/>
                <w:rtl/>
              </w:rPr>
            </w:pPr>
            <w:r>
              <w:rPr>
                <w:rFonts w:hint="cs"/>
                <w:sz w:val="28"/>
                <w:szCs w:val="28"/>
                <w:rtl/>
              </w:rPr>
              <w:t>מאגר קוד</w:t>
            </w:r>
          </w:p>
        </w:tc>
        <w:tc>
          <w:tcPr>
            <w:tcW w:w="6062" w:type="dxa"/>
          </w:tcPr>
          <w:p w:rsidR="00ED221C" w:rsidRPr="005908D8" w:rsidRDefault="00AE2565" w:rsidP="00ED221C">
            <w:pPr>
              <w:bidi w:val="0"/>
              <w:jc w:val="left"/>
            </w:pPr>
            <w:hyperlink r:id="rId8" w:history="1">
              <w:r w:rsidR="00FB5C15" w:rsidRPr="005908D8">
                <w:rPr>
                  <w:rStyle w:val="Hyperlink"/>
                </w:rPr>
                <w:t>https://github.com/avicohen89/Music-Similarity</w:t>
              </w:r>
            </w:hyperlink>
          </w:p>
        </w:tc>
      </w:tr>
      <w:tr w:rsidR="00ED221C" w:rsidTr="00881DE7">
        <w:tc>
          <w:tcPr>
            <w:tcW w:w="391" w:type="dxa"/>
          </w:tcPr>
          <w:p w:rsidR="00ED221C" w:rsidRDefault="0090275B" w:rsidP="00DE0256">
            <w:pPr>
              <w:jc w:val="left"/>
              <w:rPr>
                <w:sz w:val="28"/>
                <w:szCs w:val="28"/>
                <w:rtl/>
              </w:rPr>
            </w:pPr>
            <w:r>
              <w:rPr>
                <w:rFonts w:hint="cs"/>
                <w:sz w:val="28"/>
                <w:szCs w:val="28"/>
                <w:rtl/>
              </w:rPr>
              <w:t>2</w:t>
            </w:r>
          </w:p>
        </w:tc>
        <w:tc>
          <w:tcPr>
            <w:tcW w:w="2268" w:type="dxa"/>
          </w:tcPr>
          <w:p w:rsidR="00ED221C" w:rsidRDefault="00ED221C" w:rsidP="00DE0256">
            <w:pPr>
              <w:jc w:val="left"/>
              <w:rPr>
                <w:sz w:val="28"/>
                <w:szCs w:val="28"/>
                <w:rtl/>
              </w:rPr>
            </w:pPr>
            <w:r>
              <w:rPr>
                <w:rFonts w:hint="cs"/>
                <w:sz w:val="28"/>
                <w:szCs w:val="28"/>
                <w:rtl/>
              </w:rPr>
              <w:t>יומן</w:t>
            </w:r>
          </w:p>
        </w:tc>
        <w:tc>
          <w:tcPr>
            <w:tcW w:w="6062" w:type="dxa"/>
          </w:tcPr>
          <w:p w:rsidR="00ED221C" w:rsidRPr="005908D8" w:rsidRDefault="00AE2565" w:rsidP="00DE0256">
            <w:pPr>
              <w:jc w:val="left"/>
            </w:pPr>
            <w:hyperlink r:id="rId9" w:history="1">
              <w:r w:rsidR="00FB5C15" w:rsidRPr="005908D8">
                <w:rPr>
                  <w:rStyle w:val="Hyperlink"/>
                </w:rPr>
                <w:t>https://calendar.google.com/calendar/embed?src=pnu92pav3s91nku9u35gks3m0c%40group.calendar.google.com&amp;ctz=Asia%2FJerusalem</w:t>
              </w:r>
            </w:hyperlink>
          </w:p>
        </w:tc>
      </w:tr>
      <w:tr w:rsidR="00AF4802" w:rsidTr="00881DE7">
        <w:tc>
          <w:tcPr>
            <w:tcW w:w="391" w:type="dxa"/>
          </w:tcPr>
          <w:p w:rsidR="00AF4802" w:rsidRPr="00881DE7" w:rsidRDefault="00881DE7" w:rsidP="00DE0256">
            <w:pPr>
              <w:jc w:val="left"/>
              <w:rPr>
                <w:sz w:val="28"/>
                <w:szCs w:val="28"/>
                <w:rtl/>
              </w:rPr>
            </w:pPr>
            <w:r>
              <w:rPr>
                <w:rFonts w:hint="cs"/>
                <w:sz w:val="28"/>
                <w:szCs w:val="28"/>
                <w:rtl/>
              </w:rPr>
              <w:t>3</w:t>
            </w:r>
          </w:p>
        </w:tc>
        <w:tc>
          <w:tcPr>
            <w:tcW w:w="2268" w:type="dxa"/>
          </w:tcPr>
          <w:p w:rsidR="00AF4802" w:rsidRPr="00881DE7" w:rsidRDefault="00AF4802" w:rsidP="00D304D2">
            <w:pPr>
              <w:jc w:val="left"/>
              <w:rPr>
                <w:sz w:val="28"/>
                <w:szCs w:val="28"/>
                <w:rtl/>
              </w:rPr>
            </w:pPr>
            <w:r w:rsidRPr="00881DE7">
              <w:rPr>
                <w:rFonts w:hint="cs"/>
                <w:sz w:val="28"/>
                <w:szCs w:val="28"/>
                <w:rtl/>
              </w:rPr>
              <w:t xml:space="preserve">סרטון </w:t>
            </w:r>
            <w:r w:rsidR="0032657A" w:rsidRPr="00881DE7">
              <w:rPr>
                <w:rFonts w:hint="cs"/>
                <w:sz w:val="28"/>
                <w:szCs w:val="28"/>
                <w:rtl/>
              </w:rPr>
              <w:t>גי</w:t>
            </w:r>
            <w:r w:rsidR="00D304D2">
              <w:rPr>
                <w:rFonts w:hint="cs"/>
                <w:sz w:val="28"/>
                <w:szCs w:val="28"/>
                <w:rtl/>
              </w:rPr>
              <w:t>רס</w:t>
            </w:r>
            <w:r w:rsidR="0032657A" w:rsidRPr="00881DE7">
              <w:rPr>
                <w:rFonts w:hint="cs"/>
                <w:sz w:val="28"/>
                <w:szCs w:val="28"/>
                <w:rtl/>
              </w:rPr>
              <w:t>ת אלפא</w:t>
            </w:r>
          </w:p>
        </w:tc>
        <w:tc>
          <w:tcPr>
            <w:tcW w:w="6062" w:type="dxa"/>
          </w:tcPr>
          <w:p w:rsidR="00AF4802" w:rsidRPr="005908D8" w:rsidRDefault="00AE2565" w:rsidP="00F92E68">
            <w:pPr>
              <w:jc w:val="right"/>
              <w:rPr>
                <w:highlight w:val="cyan"/>
              </w:rPr>
            </w:pPr>
            <w:hyperlink r:id="rId10" w:history="1">
              <w:r w:rsidR="005908D8" w:rsidRPr="005908D8">
                <w:rPr>
                  <w:rStyle w:val="Hyperlink"/>
                </w:rPr>
                <w:t>https://yo</w:t>
              </w:r>
              <w:r w:rsidR="005908D8" w:rsidRPr="005908D8">
                <w:rPr>
                  <w:rStyle w:val="Hyperlink"/>
                </w:rPr>
                <w:t>u</w:t>
              </w:r>
              <w:r w:rsidR="005908D8" w:rsidRPr="005908D8">
                <w:rPr>
                  <w:rStyle w:val="Hyperlink"/>
                </w:rPr>
                <w:t>tu.be/Kuv0vKDEa68</w:t>
              </w:r>
            </w:hyperlink>
          </w:p>
        </w:tc>
      </w:tr>
    </w:tbl>
    <w:p w:rsidR="00ED221C" w:rsidRDefault="00ED221C" w:rsidP="00DE0256">
      <w:pPr>
        <w:jc w:val="left"/>
        <w:rPr>
          <w:sz w:val="28"/>
          <w:szCs w:val="28"/>
          <w:rtl/>
        </w:rPr>
      </w:pPr>
    </w:p>
    <w:p w:rsidR="00930D1F" w:rsidRPr="00C10094" w:rsidRDefault="00ED221C" w:rsidP="009747BC">
      <w:pPr>
        <w:jc w:val="left"/>
        <w:rPr>
          <w:rFonts w:ascii="David" w:hAnsi="David" w:cs="David"/>
          <w:sz w:val="28"/>
          <w:szCs w:val="28"/>
          <w:rtl/>
        </w:rPr>
      </w:pPr>
      <w:r w:rsidRPr="00C10094">
        <w:rPr>
          <w:rFonts w:ascii="David" w:hAnsi="David" w:cs="David"/>
          <w:sz w:val="28"/>
          <w:szCs w:val="28"/>
          <w:rtl/>
        </w:rPr>
        <w:t>תקציר</w:t>
      </w:r>
      <w:r w:rsidR="00854863" w:rsidRPr="00C10094">
        <w:rPr>
          <w:rFonts w:ascii="David" w:hAnsi="David" w:cs="David"/>
          <w:sz w:val="28"/>
          <w:szCs w:val="28"/>
          <w:rtl/>
        </w:rPr>
        <w:t xml:space="preserve"> </w:t>
      </w:r>
    </w:p>
    <w:p w:rsidR="009747BC" w:rsidRPr="00C10094" w:rsidRDefault="009747BC" w:rsidP="009747BC">
      <w:pPr>
        <w:jc w:val="left"/>
        <w:rPr>
          <w:rFonts w:ascii="David" w:hAnsi="David" w:cs="David"/>
          <w:sz w:val="28"/>
          <w:szCs w:val="28"/>
        </w:rPr>
      </w:pPr>
    </w:p>
    <w:p w:rsidR="00FE7DBF" w:rsidRPr="00C10094" w:rsidRDefault="00FE7DBF" w:rsidP="009747BC">
      <w:pPr>
        <w:pStyle w:val="ac"/>
        <w:jc w:val="left"/>
        <w:rPr>
          <w:rFonts w:ascii="David" w:hAnsi="David" w:cs="David"/>
          <w:rtl/>
        </w:rPr>
      </w:pPr>
      <w:r w:rsidRPr="00C10094">
        <w:rPr>
          <w:rFonts w:ascii="David" w:hAnsi="David" w:cs="David"/>
          <w:rtl/>
        </w:rPr>
        <w:t>פרויקט גמר זה נעשה ב</w:t>
      </w:r>
      <w:r w:rsidR="00BC1D48" w:rsidRPr="00C10094">
        <w:rPr>
          <w:rFonts w:ascii="David" w:hAnsi="David" w:cs="David"/>
          <w:rtl/>
        </w:rPr>
        <w:t>שיתוף עם מיזם תמרינגה</w:t>
      </w:r>
      <w:r w:rsidRPr="00C10094">
        <w:rPr>
          <w:rFonts w:ascii="David" w:hAnsi="David" w:cs="David"/>
          <w:rtl/>
        </w:rPr>
        <w:t xml:space="preserve">. </w:t>
      </w:r>
      <w:r w:rsidR="00BC1D48" w:rsidRPr="00C10094">
        <w:rPr>
          <w:rFonts w:ascii="David" w:hAnsi="David" w:cs="David"/>
          <w:rtl/>
        </w:rPr>
        <w:t>תמרינגה הינה פלטפורמה היוצרת גירוי ושמע מותאמים אישית לחולי אלצהיימר ובכך משפרת את מצבם</w:t>
      </w:r>
      <w:r w:rsidRPr="00C10094">
        <w:rPr>
          <w:rFonts w:ascii="David" w:hAnsi="David" w:cs="David"/>
          <w:rtl/>
        </w:rPr>
        <w:t xml:space="preserve">. </w:t>
      </w:r>
    </w:p>
    <w:p w:rsidR="00FE7DBF" w:rsidRPr="00C10094" w:rsidRDefault="00FE7DBF" w:rsidP="009747BC">
      <w:pPr>
        <w:pStyle w:val="ac"/>
        <w:jc w:val="left"/>
        <w:rPr>
          <w:rFonts w:ascii="David" w:hAnsi="David" w:cs="David"/>
          <w:rtl/>
        </w:rPr>
      </w:pPr>
      <w:r w:rsidRPr="00C10094">
        <w:rPr>
          <w:rFonts w:ascii="David" w:hAnsi="David" w:cs="David"/>
          <w:rtl/>
        </w:rPr>
        <w:t xml:space="preserve">במהלך הפרויקט, </w:t>
      </w:r>
      <w:r w:rsidR="00BC1D48" w:rsidRPr="00C10094">
        <w:rPr>
          <w:rFonts w:ascii="David" w:hAnsi="David" w:cs="David"/>
          <w:rtl/>
        </w:rPr>
        <w:t>תכננו ובנינו מערכת המלצת שירים על פי קריטריונים ודמיון בין שירים עבור תמרינגה.</w:t>
      </w:r>
    </w:p>
    <w:p w:rsidR="00FE7DBF" w:rsidRPr="00C10094" w:rsidRDefault="00BC1D48" w:rsidP="009747BC">
      <w:pPr>
        <w:pStyle w:val="ac"/>
        <w:jc w:val="left"/>
        <w:rPr>
          <w:rFonts w:ascii="David" w:hAnsi="David" w:cs="David"/>
          <w:rtl/>
        </w:rPr>
      </w:pPr>
      <w:r w:rsidRPr="00C10094">
        <w:rPr>
          <w:rFonts w:ascii="David" w:hAnsi="David" w:cs="David"/>
          <w:rtl/>
        </w:rPr>
        <w:t>מערכת ההמלצה תתבסס על מאגרי מידע של מוזיקה שיתופיים ברשת ותציג עבור המשתמש את השירים המתאימים לו וקישורי השמעה בתוך המערכת, ללא יציאה לאתר חיצוני.</w:t>
      </w:r>
    </w:p>
    <w:p w:rsidR="00BC1D48" w:rsidRPr="00C10094" w:rsidRDefault="00BC1D48" w:rsidP="009747BC">
      <w:pPr>
        <w:pStyle w:val="ac"/>
        <w:jc w:val="left"/>
        <w:rPr>
          <w:rFonts w:ascii="David" w:hAnsi="David" w:cs="David"/>
          <w:rtl/>
        </w:rPr>
      </w:pPr>
      <w:r w:rsidRPr="00C10094">
        <w:rPr>
          <w:rFonts w:ascii="David" w:hAnsi="David" w:cs="David"/>
          <w:rtl/>
        </w:rPr>
        <w:t xml:space="preserve">המערכת תלמד את הקריטריונים ותגים המאפיינים את השירים שאהב ובכך תמליץ עבורו על שירים </w:t>
      </w:r>
      <w:r w:rsidR="00041BC1" w:rsidRPr="00C10094">
        <w:rPr>
          <w:rFonts w:ascii="David" w:hAnsi="David" w:cs="David"/>
          <w:rtl/>
        </w:rPr>
        <w:t>בעתיד.</w:t>
      </w:r>
    </w:p>
    <w:p w:rsidR="00FE7DBF" w:rsidRPr="00C10094" w:rsidRDefault="00FE7DBF" w:rsidP="009747BC">
      <w:pPr>
        <w:pStyle w:val="ac"/>
        <w:jc w:val="left"/>
        <w:rPr>
          <w:rFonts w:ascii="David" w:hAnsi="David" w:cs="David"/>
          <w:rtl/>
        </w:rPr>
      </w:pPr>
    </w:p>
    <w:p w:rsidR="00FE7DBF" w:rsidRPr="00C10094" w:rsidRDefault="00FE7DBF" w:rsidP="009747BC">
      <w:pPr>
        <w:pStyle w:val="ac"/>
        <w:jc w:val="left"/>
        <w:rPr>
          <w:rFonts w:ascii="David" w:hAnsi="David" w:cs="David"/>
          <w:rtl/>
        </w:rPr>
      </w:pPr>
      <w:r w:rsidRPr="00C10094">
        <w:rPr>
          <w:rFonts w:ascii="David" w:hAnsi="David" w:cs="David"/>
          <w:rtl/>
        </w:rPr>
        <w:t>בחיבור זה,</w:t>
      </w:r>
      <w:r w:rsidR="00041BC1" w:rsidRPr="00C10094">
        <w:rPr>
          <w:rFonts w:ascii="David" w:hAnsi="David" w:cs="David"/>
          <w:rtl/>
        </w:rPr>
        <w:t xml:space="preserve"> נציג</w:t>
      </w:r>
      <w:r w:rsidRPr="00C10094">
        <w:rPr>
          <w:rFonts w:ascii="David" w:hAnsi="David" w:cs="David"/>
          <w:rtl/>
        </w:rPr>
        <w:t xml:space="preserve"> את הפתרון המוצע, את תכנונו ואת אופן מימושו, זאת לאחר </w:t>
      </w:r>
      <w:r w:rsidR="00041BC1" w:rsidRPr="00C10094">
        <w:rPr>
          <w:rFonts w:ascii="David" w:hAnsi="David" w:cs="David"/>
          <w:rtl/>
        </w:rPr>
        <w:t>מחקרים רבים</w:t>
      </w:r>
      <w:r w:rsidRPr="00C10094">
        <w:rPr>
          <w:rFonts w:ascii="David" w:hAnsi="David" w:cs="David"/>
          <w:rtl/>
        </w:rPr>
        <w:t xml:space="preserve"> שהיו על נושאים שונים.</w:t>
      </w:r>
    </w:p>
    <w:p w:rsidR="00A87311" w:rsidRPr="00C10094" w:rsidRDefault="00A87311" w:rsidP="00A87311">
      <w:pPr>
        <w:jc w:val="both"/>
        <w:rPr>
          <w:rFonts w:ascii="David" w:hAnsi="David" w:cs="David"/>
          <w:sz w:val="28"/>
          <w:szCs w:val="28"/>
          <w:rtl/>
        </w:rPr>
      </w:pPr>
    </w:p>
    <w:p w:rsidR="00E02075" w:rsidRPr="00C10094" w:rsidRDefault="00E02075" w:rsidP="00A87311">
      <w:pPr>
        <w:jc w:val="both"/>
        <w:rPr>
          <w:rFonts w:ascii="David" w:hAnsi="David" w:cs="David"/>
          <w:sz w:val="28"/>
          <w:szCs w:val="28"/>
          <w:rtl/>
        </w:rPr>
      </w:pPr>
    </w:p>
    <w:p w:rsidR="009747BC" w:rsidRPr="00C10094" w:rsidRDefault="009747BC" w:rsidP="00A87311">
      <w:pPr>
        <w:jc w:val="both"/>
        <w:rPr>
          <w:rFonts w:ascii="David" w:hAnsi="David" w:cs="David"/>
          <w:sz w:val="28"/>
          <w:szCs w:val="28"/>
          <w:rtl/>
        </w:rPr>
      </w:pPr>
    </w:p>
    <w:p w:rsidR="00ED221C" w:rsidRPr="00C10094" w:rsidRDefault="00ED221C" w:rsidP="00A87311">
      <w:pPr>
        <w:jc w:val="both"/>
        <w:rPr>
          <w:rFonts w:ascii="David" w:hAnsi="David" w:cs="David"/>
          <w:rtl/>
        </w:rPr>
      </w:pPr>
      <w:r w:rsidRPr="00C10094">
        <w:rPr>
          <w:rFonts w:ascii="David" w:hAnsi="David" w:cs="David"/>
          <w:rtl/>
        </w:rPr>
        <w:t>מילון מונחים, סימנים וקיצורים</w:t>
      </w:r>
    </w:p>
    <w:p w:rsidR="009747BC" w:rsidRPr="00C10094" w:rsidRDefault="009747BC" w:rsidP="00A87311">
      <w:pPr>
        <w:jc w:val="both"/>
        <w:rPr>
          <w:rFonts w:ascii="David" w:hAnsi="David" w:cs="David"/>
        </w:rPr>
      </w:pPr>
    </w:p>
    <w:p w:rsidR="000D712F" w:rsidRPr="00C10094" w:rsidRDefault="000D712F" w:rsidP="000D712F">
      <w:pPr>
        <w:pStyle w:val="a7"/>
        <w:numPr>
          <w:ilvl w:val="0"/>
          <w:numId w:val="29"/>
        </w:numPr>
        <w:rPr>
          <w:rFonts w:ascii="David" w:hAnsi="David"/>
          <w:sz w:val="22"/>
          <w:szCs w:val="22"/>
        </w:rPr>
      </w:pPr>
      <w:r w:rsidRPr="00C10094">
        <w:rPr>
          <w:rFonts w:ascii="David" w:hAnsi="David"/>
          <w:sz w:val="22"/>
          <w:szCs w:val="22"/>
        </w:rPr>
        <w:t>YouTube</w:t>
      </w:r>
      <w:r w:rsidRPr="00C10094">
        <w:rPr>
          <w:rFonts w:ascii="David" w:hAnsi="David"/>
          <w:sz w:val="22"/>
          <w:szCs w:val="22"/>
          <w:rtl/>
        </w:rPr>
        <w:t xml:space="preserve"> הוא אתר אינטרנט לאחסון ושיתוף של סרטוני וידאו.</w:t>
      </w:r>
    </w:p>
    <w:p w:rsidR="00A87311" w:rsidRPr="00C10094" w:rsidRDefault="00A87311" w:rsidP="000D712F">
      <w:pPr>
        <w:pStyle w:val="a7"/>
        <w:numPr>
          <w:ilvl w:val="0"/>
          <w:numId w:val="29"/>
        </w:numPr>
        <w:rPr>
          <w:rFonts w:ascii="David" w:hAnsi="David"/>
          <w:sz w:val="22"/>
          <w:szCs w:val="22"/>
        </w:rPr>
      </w:pPr>
      <w:r w:rsidRPr="00C10094">
        <w:rPr>
          <w:rFonts w:ascii="David" w:hAnsi="David"/>
          <w:sz w:val="22"/>
          <w:szCs w:val="22"/>
        </w:rPr>
        <w:t>MusicBrainz</w:t>
      </w:r>
      <w:r w:rsidR="000D712F" w:rsidRPr="00C10094">
        <w:rPr>
          <w:rFonts w:ascii="David" w:hAnsi="David"/>
          <w:sz w:val="22"/>
          <w:szCs w:val="22"/>
          <w:rtl/>
        </w:rPr>
        <w:t xml:space="preserve"> הוא מאגר מוזיקלי אינטרנטי שמבוסס על קוד פתוח. המאגר מכיל מידע על מוזיקה, ומאפשר להשתמש במידע זה באופן ציבורי. </w:t>
      </w:r>
      <w:r w:rsidR="009747BC" w:rsidRPr="00C10094">
        <w:rPr>
          <w:rFonts w:ascii="David" w:hAnsi="David"/>
          <w:sz w:val="22"/>
          <w:szCs w:val="22"/>
          <w:rtl/>
        </w:rPr>
        <w:t xml:space="preserve">מופיע גם בראשי תיבות </w:t>
      </w:r>
      <w:r w:rsidR="009747BC" w:rsidRPr="00C10094">
        <w:rPr>
          <w:rFonts w:ascii="David" w:hAnsi="David"/>
          <w:sz w:val="22"/>
          <w:szCs w:val="22"/>
        </w:rPr>
        <w:t>MB</w:t>
      </w:r>
      <w:r w:rsidR="009747BC" w:rsidRPr="00C10094">
        <w:rPr>
          <w:rFonts w:ascii="David" w:hAnsi="David"/>
          <w:sz w:val="22"/>
          <w:szCs w:val="22"/>
          <w:rtl/>
        </w:rPr>
        <w:t>.</w:t>
      </w:r>
    </w:p>
    <w:p w:rsidR="00FB5C15" w:rsidRPr="00C10094" w:rsidRDefault="000D712F" w:rsidP="000D712F">
      <w:pPr>
        <w:pStyle w:val="a7"/>
        <w:numPr>
          <w:ilvl w:val="0"/>
          <w:numId w:val="29"/>
        </w:numPr>
        <w:rPr>
          <w:rFonts w:ascii="David" w:hAnsi="David"/>
          <w:sz w:val="22"/>
          <w:szCs w:val="22"/>
        </w:rPr>
      </w:pPr>
      <w:r w:rsidRPr="00C10094">
        <w:rPr>
          <w:rFonts w:ascii="David" w:hAnsi="David"/>
          <w:sz w:val="22"/>
          <w:szCs w:val="22"/>
        </w:rPr>
        <w:t>Last.fm</w:t>
      </w:r>
      <w:r w:rsidRPr="00C10094">
        <w:rPr>
          <w:rFonts w:ascii="David" w:hAnsi="David"/>
          <w:sz w:val="22"/>
          <w:szCs w:val="22"/>
          <w:rtl/>
        </w:rPr>
        <w:t xml:space="preserve"> הוא אתר שמספר רדיו אינטרנטי ורשת חברתית שעיקרה הוא מוזיקה. האתר מכיל מידע רב על מוזיקה ומאפשר להשתמש במידע זה באופן ציבורי.</w:t>
      </w:r>
    </w:p>
    <w:p w:rsidR="000D712F" w:rsidRPr="00C10094" w:rsidRDefault="000D712F" w:rsidP="000D712F">
      <w:pPr>
        <w:pStyle w:val="a7"/>
        <w:numPr>
          <w:ilvl w:val="0"/>
          <w:numId w:val="29"/>
        </w:numPr>
        <w:rPr>
          <w:rFonts w:ascii="David" w:hAnsi="David"/>
          <w:sz w:val="22"/>
          <w:szCs w:val="22"/>
          <w:rtl/>
        </w:rPr>
      </w:pPr>
      <w:r w:rsidRPr="00C10094">
        <w:rPr>
          <w:rFonts w:ascii="David" w:hAnsi="David"/>
          <w:sz w:val="22"/>
          <w:szCs w:val="22"/>
        </w:rPr>
        <w:t>Discogs</w:t>
      </w:r>
      <w:r w:rsidRPr="00C10094">
        <w:rPr>
          <w:rFonts w:ascii="David" w:hAnsi="David"/>
          <w:sz w:val="22"/>
          <w:szCs w:val="22"/>
          <w:rtl/>
        </w:rPr>
        <w:t xml:space="preserve"> הוא אתר ומסד נתונים המכיל מידע על הקלטות אודיו. האתר מתמחה במוזיקה אלקטרונית</w:t>
      </w:r>
      <w:r w:rsidR="00E02075" w:rsidRPr="00C10094">
        <w:rPr>
          <w:rFonts w:ascii="David" w:hAnsi="David"/>
          <w:sz w:val="22"/>
          <w:szCs w:val="22"/>
          <w:rtl/>
        </w:rPr>
        <w:t>. האתר מאפשר קניה ומכירה של מוצרי מוזיקה שונים (דיסקים, תקליטים וכדומה).</w:t>
      </w:r>
    </w:p>
    <w:p w:rsidR="00FB5C15" w:rsidRDefault="00FB5C15" w:rsidP="00FB5C15">
      <w:pPr>
        <w:rPr>
          <w:sz w:val="28"/>
          <w:szCs w:val="28"/>
          <w:rtl/>
        </w:rPr>
      </w:pPr>
    </w:p>
    <w:p w:rsidR="00FB5C15" w:rsidRDefault="00FB5C15" w:rsidP="00FB5C15">
      <w:pPr>
        <w:rPr>
          <w:sz w:val="28"/>
          <w:szCs w:val="28"/>
          <w:rtl/>
        </w:rPr>
      </w:pPr>
    </w:p>
    <w:p w:rsidR="00FB5C15" w:rsidRDefault="00FB5C15" w:rsidP="00FB5C15">
      <w:pPr>
        <w:rPr>
          <w:sz w:val="28"/>
          <w:szCs w:val="28"/>
          <w:rtl/>
        </w:rPr>
      </w:pPr>
    </w:p>
    <w:p w:rsidR="00FB5C15" w:rsidRDefault="00FB5C15" w:rsidP="00FB5C15">
      <w:pPr>
        <w:rPr>
          <w:sz w:val="28"/>
          <w:szCs w:val="28"/>
          <w:rtl/>
        </w:rPr>
      </w:pPr>
    </w:p>
    <w:p w:rsidR="00FB5C15" w:rsidRDefault="00FB5C15" w:rsidP="00FB5C15">
      <w:pPr>
        <w:rPr>
          <w:rFonts w:hint="cs"/>
          <w:sz w:val="28"/>
          <w:szCs w:val="28"/>
          <w:rtl/>
        </w:rPr>
      </w:pPr>
    </w:p>
    <w:p w:rsidR="005213E0" w:rsidRDefault="005213E0" w:rsidP="00FB5C15">
      <w:pPr>
        <w:rPr>
          <w:sz w:val="28"/>
          <w:szCs w:val="28"/>
          <w:rtl/>
        </w:rPr>
      </w:pPr>
    </w:p>
    <w:p w:rsidR="00FB5C15" w:rsidRDefault="00FB5C15" w:rsidP="00FB5C15">
      <w:pPr>
        <w:rPr>
          <w:sz w:val="28"/>
          <w:szCs w:val="28"/>
          <w:rtl/>
        </w:rPr>
      </w:pPr>
    </w:p>
    <w:p w:rsidR="00C10094" w:rsidRDefault="00C10094" w:rsidP="00FB5C15">
      <w:pPr>
        <w:rPr>
          <w:sz w:val="28"/>
          <w:szCs w:val="28"/>
          <w:rtl/>
        </w:rPr>
      </w:pPr>
    </w:p>
    <w:p w:rsidR="00FB5C15" w:rsidRDefault="00FB5C15" w:rsidP="00FB5C15">
      <w:pPr>
        <w:jc w:val="left"/>
        <w:rPr>
          <w:sz w:val="28"/>
          <w:szCs w:val="28"/>
          <w:rtl/>
        </w:rPr>
      </w:pPr>
    </w:p>
    <w:sdt>
      <w:sdtPr>
        <w:rPr>
          <w:rFonts w:ascii="Calibri" w:eastAsia="Calibri" w:hAnsi="Calibri" w:cs="Arial"/>
          <w:b w:val="0"/>
          <w:bCs w:val="0"/>
          <w:color w:val="auto"/>
          <w:sz w:val="22"/>
          <w:szCs w:val="22"/>
          <w:cs w:val="0"/>
          <w:lang w:val="he-IL"/>
        </w:rPr>
        <w:id w:val="-547452304"/>
        <w:docPartObj>
          <w:docPartGallery w:val="Table of Contents"/>
          <w:docPartUnique/>
        </w:docPartObj>
      </w:sdtPr>
      <w:sdtEndPr>
        <w:rPr>
          <w:lang w:val="en-US"/>
        </w:rPr>
      </w:sdtEndPr>
      <w:sdtContent>
        <w:p w:rsidR="00FB5C15" w:rsidRPr="005213E0" w:rsidRDefault="00FB5C15" w:rsidP="00FB5C15">
          <w:pPr>
            <w:pStyle w:val="ab"/>
            <w:rPr>
              <w:rFonts w:ascii="David" w:hAnsi="David" w:cs="David"/>
              <w:cs w:val="0"/>
            </w:rPr>
          </w:pPr>
          <w:r w:rsidRPr="005213E0">
            <w:rPr>
              <w:rFonts w:ascii="David" w:hAnsi="David" w:cs="David"/>
              <w:cs w:val="0"/>
              <w:lang w:val="he-IL"/>
            </w:rPr>
            <w:t>תוכן עניינים</w:t>
          </w:r>
        </w:p>
        <w:p w:rsidR="00FB5C15" w:rsidRPr="005213E0" w:rsidRDefault="00AE2565" w:rsidP="00FB5C15">
          <w:pPr>
            <w:pStyle w:val="TOC1"/>
            <w:tabs>
              <w:tab w:val="right" w:pos="8495"/>
            </w:tabs>
            <w:rPr>
              <w:rFonts w:ascii="David" w:eastAsiaTheme="minorEastAsia" w:hAnsi="David" w:cs="David"/>
              <w:b w:val="0"/>
              <w:bCs w:val="0"/>
              <w:caps w:val="0"/>
              <w:noProof/>
              <w:sz w:val="24"/>
              <w:szCs w:val="24"/>
              <w:u w:val="none"/>
              <w:rtl/>
            </w:rPr>
          </w:pPr>
          <w:r w:rsidRPr="005213E0">
            <w:rPr>
              <w:rFonts w:ascii="David" w:hAnsi="David" w:cs="David"/>
              <w:b w:val="0"/>
              <w:bCs w:val="0"/>
            </w:rPr>
            <w:fldChar w:fldCharType="begin"/>
          </w:r>
          <w:r w:rsidR="00FB5C15" w:rsidRPr="005213E0">
            <w:rPr>
              <w:rFonts w:ascii="David" w:hAnsi="David" w:cs="David"/>
              <w:rtl/>
              <w:cs/>
            </w:rPr>
            <w:instrText>TOC \o "1-3" \h \z \u</w:instrText>
          </w:r>
          <w:r w:rsidRPr="005213E0">
            <w:rPr>
              <w:rFonts w:ascii="David" w:hAnsi="David" w:cs="David"/>
              <w:b w:val="0"/>
              <w:bCs w:val="0"/>
            </w:rPr>
            <w:fldChar w:fldCharType="separate"/>
          </w:r>
          <w:hyperlink w:anchor="_Toc498810596" w:history="1">
            <w:r w:rsidR="00FB5C15" w:rsidRPr="005213E0">
              <w:rPr>
                <w:rStyle w:val="Hyperlink"/>
                <w:rFonts w:ascii="David" w:hAnsi="David" w:cs="David"/>
                <w:noProof/>
                <w:rtl/>
              </w:rPr>
              <w:t>1. מבוא</w:t>
            </w:r>
            <w:r w:rsidR="00FB5C15" w:rsidRPr="005213E0">
              <w:rPr>
                <w:rFonts w:ascii="David" w:hAnsi="David" w:cs="David"/>
                <w:noProof/>
                <w:webHidden/>
                <w:rtl/>
              </w:rPr>
              <w:tab/>
            </w:r>
            <w:r w:rsidRPr="005213E0">
              <w:rPr>
                <w:rFonts w:ascii="David" w:hAnsi="David" w:cs="David"/>
                <w:noProof/>
                <w:webHidden/>
                <w:rtl/>
              </w:rPr>
              <w:fldChar w:fldCharType="begin"/>
            </w:r>
            <w:r w:rsidR="00FB5C15" w:rsidRPr="005213E0">
              <w:rPr>
                <w:rFonts w:ascii="David" w:hAnsi="David" w:cs="David"/>
                <w:noProof/>
                <w:webHidden/>
                <w:rtl/>
              </w:rPr>
              <w:instrText xml:space="preserve"> </w:instrText>
            </w:r>
            <w:r w:rsidR="00FB5C15" w:rsidRPr="005213E0">
              <w:rPr>
                <w:rFonts w:ascii="David" w:hAnsi="David" w:cs="David"/>
                <w:noProof/>
                <w:webHidden/>
              </w:rPr>
              <w:instrText xml:space="preserve">PAGEREF </w:instrText>
            </w:r>
            <w:r w:rsidR="00FB5C15" w:rsidRPr="005213E0">
              <w:rPr>
                <w:rFonts w:ascii="David" w:hAnsi="David" w:cs="David"/>
                <w:noProof/>
                <w:webHidden/>
                <w:rtl/>
              </w:rPr>
              <w:instrText>_</w:instrText>
            </w:r>
            <w:r w:rsidR="00FB5C15" w:rsidRPr="005213E0">
              <w:rPr>
                <w:rFonts w:ascii="David" w:hAnsi="David" w:cs="David"/>
                <w:noProof/>
                <w:webHidden/>
              </w:rPr>
              <w:instrText>Toc498810596 \h</w:instrText>
            </w:r>
            <w:r w:rsidR="00FB5C15" w:rsidRPr="005213E0">
              <w:rPr>
                <w:rFonts w:ascii="David" w:hAnsi="David" w:cs="David"/>
                <w:noProof/>
                <w:webHidden/>
                <w:rtl/>
              </w:rPr>
              <w:instrText xml:space="preserve"> </w:instrText>
            </w:r>
            <w:r w:rsidRPr="005213E0">
              <w:rPr>
                <w:rFonts w:ascii="David" w:hAnsi="David" w:cs="David"/>
                <w:noProof/>
                <w:webHidden/>
                <w:rtl/>
              </w:rPr>
            </w:r>
            <w:r w:rsidRPr="005213E0">
              <w:rPr>
                <w:rFonts w:ascii="David" w:hAnsi="David" w:cs="David"/>
                <w:noProof/>
                <w:webHidden/>
                <w:rtl/>
              </w:rPr>
              <w:fldChar w:fldCharType="separate"/>
            </w:r>
            <w:r w:rsidR="00FB5C15" w:rsidRPr="005213E0">
              <w:rPr>
                <w:rFonts w:ascii="David" w:hAnsi="David" w:cs="David"/>
                <w:noProof/>
                <w:webHidden/>
                <w:rtl/>
              </w:rPr>
              <w:t>4</w:t>
            </w:r>
            <w:r w:rsidRPr="005213E0">
              <w:rPr>
                <w:rFonts w:ascii="David" w:hAnsi="David" w:cs="David"/>
                <w:noProof/>
                <w:webHidden/>
                <w:rtl/>
              </w:rPr>
              <w:fldChar w:fldCharType="end"/>
            </w:r>
          </w:hyperlink>
        </w:p>
        <w:p w:rsidR="00FB5C15" w:rsidRPr="005213E0" w:rsidRDefault="00AE2565" w:rsidP="00CC6A11">
          <w:pPr>
            <w:pStyle w:val="TOC1"/>
            <w:tabs>
              <w:tab w:val="right" w:pos="8495"/>
            </w:tabs>
            <w:rPr>
              <w:rFonts w:ascii="David" w:eastAsiaTheme="minorEastAsia" w:hAnsi="David" w:cs="David"/>
              <w:b w:val="0"/>
              <w:bCs w:val="0"/>
              <w:caps w:val="0"/>
              <w:noProof/>
              <w:sz w:val="24"/>
              <w:szCs w:val="24"/>
              <w:u w:val="none"/>
              <w:rtl/>
            </w:rPr>
          </w:pPr>
          <w:hyperlink w:anchor="_Toc498810597" w:history="1">
            <w:r w:rsidR="00FB5C15" w:rsidRPr="005213E0">
              <w:rPr>
                <w:rStyle w:val="Hyperlink"/>
                <w:rFonts w:ascii="David" w:hAnsi="David" w:cs="David"/>
                <w:noProof/>
                <w:rtl/>
              </w:rPr>
              <w:t>2. תיאור הבעיה</w:t>
            </w:r>
            <w:r w:rsidR="00FB5C15" w:rsidRPr="005213E0">
              <w:rPr>
                <w:rFonts w:ascii="David" w:hAnsi="David" w:cs="David"/>
                <w:noProof/>
                <w:webHidden/>
                <w:rtl/>
              </w:rPr>
              <w:tab/>
            </w:r>
            <w:r w:rsidR="00CC6A11" w:rsidRPr="005213E0">
              <w:rPr>
                <w:rFonts w:ascii="David" w:hAnsi="David" w:cs="David"/>
                <w:noProof/>
                <w:webHidden/>
                <w:rtl/>
              </w:rPr>
              <w:t>4</w:t>
            </w:r>
          </w:hyperlink>
        </w:p>
        <w:p w:rsidR="00FB5C15" w:rsidRPr="005213E0" w:rsidRDefault="00AE2565" w:rsidP="00CC6A11">
          <w:pPr>
            <w:pStyle w:val="TOC2"/>
            <w:tabs>
              <w:tab w:val="right" w:pos="8495"/>
            </w:tabs>
            <w:rPr>
              <w:rFonts w:ascii="David" w:eastAsiaTheme="minorEastAsia" w:hAnsi="David" w:cs="David"/>
              <w:b w:val="0"/>
              <w:bCs w:val="0"/>
              <w:smallCaps w:val="0"/>
              <w:noProof/>
              <w:sz w:val="24"/>
              <w:szCs w:val="24"/>
              <w:rtl/>
            </w:rPr>
          </w:pPr>
          <w:hyperlink w:anchor="_Toc498810598" w:history="1">
            <w:r w:rsidR="00FB5C15" w:rsidRPr="005213E0">
              <w:rPr>
                <w:rStyle w:val="Hyperlink"/>
                <w:rFonts w:ascii="David" w:hAnsi="David" w:cs="David"/>
                <w:noProof/>
                <w:rtl/>
              </w:rPr>
              <w:t>2.1  דרישות ואפיון  הבעיה</w:t>
            </w:r>
            <w:r w:rsidR="00FB5C15" w:rsidRPr="005213E0">
              <w:rPr>
                <w:rFonts w:ascii="David" w:hAnsi="David" w:cs="David"/>
                <w:noProof/>
                <w:webHidden/>
                <w:rtl/>
              </w:rPr>
              <w:tab/>
            </w:r>
            <w:r w:rsidR="00CC6A11" w:rsidRPr="005213E0">
              <w:rPr>
                <w:rFonts w:ascii="David" w:hAnsi="David" w:cs="David"/>
                <w:noProof/>
                <w:webHidden/>
                <w:rtl/>
              </w:rPr>
              <w:t>4</w:t>
            </w:r>
          </w:hyperlink>
        </w:p>
        <w:p w:rsidR="00FB5C15" w:rsidRPr="005213E0" w:rsidRDefault="00AE2565" w:rsidP="00CC6A11">
          <w:pPr>
            <w:pStyle w:val="TOC2"/>
            <w:tabs>
              <w:tab w:val="right" w:pos="8495"/>
            </w:tabs>
            <w:rPr>
              <w:rFonts w:ascii="David" w:eastAsiaTheme="minorEastAsia" w:hAnsi="David" w:cs="David"/>
              <w:b w:val="0"/>
              <w:bCs w:val="0"/>
              <w:smallCaps w:val="0"/>
              <w:noProof/>
              <w:sz w:val="24"/>
              <w:szCs w:val="24"/>
              <w:rtl/>
            </w:rPr>
          </w:pPr>
          <w:hyperlink w:anchor="_Toc498810599" w:history="1">
            <w:r w:rsidR="00FB5C15" w:rsidRPr="005213E0">
              <w:rPr>
                <w:rStyle w:val="Hyperlink"/>
                <w:rFonts w:ascii="David" w:hAnsi="David" w:cs="David"/>
                <w:noProof/>
                <w:rtl/>
              </w:rPr>
              <w:t>2.2 הבעיה מבחינת הנדסת תוכנה</w:t>
            </w:r>
            <w:r w:rsidR="00FB5C15" w:rsidRPr="005213E0">
              <w:rPr>
                <w:rFonts w:ascii="David" w:hAnsi="David" w:cs="David"/>
                <w:noProof/>
                <w:webHidden/>
                <w:rtl/>
              </w:rPr>
              <w:tab/>
            </w:r>
            <w:r w:rsidR="00CC6A11" w:rsidRPr="005213E0">
              <w:rPr>
                <w:rFonts w:ascii="David" w:hAnsi="David" w:cs="David"/>
                <w:noProof/>
                <w:webHidden/>
                <w:rtl/>
              </w:rPr>
              <w:t>6</w:t>
            </w:r>
          </w:hyperlink>
        </w:p>
        <w:p w:rsidR="00FB5C15" w:rsidRPr="005213E0" w:rsidRDefault="00AE2565" w:rsidP="005213E0">
          <w:pPr>
            <w:pStyle w:val="TOC1"/>
            <w:tabs>
              <w:tab w:val="right" w:pos="8495"/>
            </w:tabs>
            <w:rPr>
              <w:rFonts w:ascii="David" w:eastAsiaTheme="minorEastAsia" w:hAnsi="David" w:cs="David"/>
              <w:b w:val="0"/>
              <w:bCs w:val="0"/>
              <w:caps w:val="0"/>
              <w:noProof/>
              <w:sz w:val="24"/>
              <w:szCs w:val="24"/>
              <w:u w:val="none"/>
              <w:rtl/>
            </w:rPr>
          </w:pPr>
          <w:hyperlink w:anchor="_Toc498810600" w:history="1">
            <w:r w:rsidR="00FB5C15" w:rsidRPr="005213E0">
              <w:rPr>
                <w:rStyle w:val="Hyperlink"/>
                <w:rFonts w:ascii="David" w:hAnsi="David" w:cs="David"/>
                <w:noProof/>
                <w:rtl/>
              </w:rPr>
              <w:t>3.תיאור הפתרון</w:t>
            </w:r>
            <w:r w:rsidR="00FB5C15" w:rsidRPr="005213E0">
              <w:rPr>
                <w:rFonts w:ascii="David" w:hAnsi="David" w:cs="David"/>
                <w:noProof/>
                <w:webHidden/>
                <w:rtl/>
              </w:rPr>
              <w:tab/>
            </w:r>
            <w:r w:rsidR="005213E0">
              <w:rPr>
                <w:rFonts w:ascii="David" w:hAnsi="David" w:cs="David" w:hint="cs"/>
                <w:noProof/>
                <w:webHidden/>
                <w:rtl/>
              </w:rPr>
              <w:t>7</w:t>
            </w:r>
          </w:hyperlink>
        </w:p>
        <w:p w:rsidR="00FB5C15" w:rsidRPr="005213E0" w:rsidRDefault="00AE2565"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01" w:history="1">
            <w:r w:rsidR="00FB5C15" w:rsidRPr="005213E0">
              <w:rPr>
                <w:rStyle w:val="Hyperlink"/>
                <w:rFonts w:ascii="David" w:hAnsi="David" w:cs="David"/>
                <w:noProof/>
                <w:rtl/>
              </w:rPr>
              <w:t>3.1</w:t>
            </w:r>
            <w:r w:rsidR="00DE4637" w:rsidRPr="005213E0">
              <w:rPr>
                <w:rFonts w:ascii="David" w:eastAsiaTheme="minorEastAsia" w:hAnsi="David" w:cs="David"/>
                <w:b w:val="0"/>
                <w:bCs w:val="0"/>
                <w:smallCaps w:val="0"/>
                <w:noProof/>
                <w:sz w:val="24"/>
                <w:szCs w:val="24"/>
                <w:rtl/>
              </w:rPr>
              <w:t xml:space="preserve"> </w:t>
            </w:r>
            <w:r w:rsidR="005213E0">
              <w:rPr>
                <w:rStyle w:val="Hyperlink"/>
                <w:rFonts w:ascii="David" w:hAnsi="David" w:cs="David" w:hint="cs"/>
                <w:noProof/>
                <w:rtl/>
              </w:rPr>
              <w:t>אפיון המערכ</w:t>
            </w:r>
            <w:r w:rsidR="00F96899">
              <w:rPr>
                <w:rFonts w:ascii="David" w:hAnsi="David" w:cs="David" w:hint="cs"/>
                <w:noProof/>
                <w:webHidden/>
                <w:rtl/>
              </w:rPr>
              <w:t>ת</w:t>
            </w:r>
            <w:r w:rsidR="00FB5C15" w:rsidRPr="005213E0">
              <w:rPr>
                <w:rFonts w:ascii="David" w:hAnsi="David" w:cs="David"/>
                <w:noProof/>
                <w:webHidden/>
                <w:rtl/>
              </w:rPr>
              <w:tab/>
            </w:r>
            <w:r w:rsidR="005213E0">
              <w:rPr>
                <w:rFonts w:ascii="David" w:hAnsi="David" w:cs="David" w:hint="cs"/>
                <w:noProof/>
                <w:webHidden/>
                <w:rtl/>
              </w:rPr>
              <w:t>7</w:t>
            </w:r>
          </w:hyperlink>
        </w:p>
        <w:p w:rsidR="00FB5C15" w:rsidRPr="005213E0" w:rsidRDefault="00AE2565" w:rsidP="00F96899">
          <w:pPr>
            <w:pStyle w:val="TOC2"/>
            <w:tabs>
              <w:tab w:val="right" w:pos="8495"/>
            </w:tabs>
            <w:rPr>
              <w:rFonts w:ascii="David" w:eastAsiaTheme="minorEastAsia" w:hAnsi="David" w:cs="David"/>
              <w:b w:val="0"/>
              <w:bCs w:val="0"/>
              <w:smallCaps w:val="0"/>
              <w:noProof/>
              <w:sz w:val="24"/>
              <w:szCs w:val="24"/>
              <w:rtl/>
            </w:rPr>
          </w:pPr>
          <w:hyperlink w:anchor="_Toc498810602" w:history="1">
            <w:r w:rsidR="00FB5C15" w:rsidRPr="005213E0">
              <w:rPr>
                <w:rStyle w:val="Hyperlink"/>
                <w:rFonts w:ascii="David" w:hAnsi="David" w:cs="David"/>
                <w:noProof/>
                <w:rtl/>
              </w:rPr>
              <w:t xml:space="preserve">3.2 </w:t>
            </w:r>
            <w:r w:rsidR="00F96899">
              <w:rPr>
                <w:rStyle w:val="Hyperlink"/>
                <w:rFonts w:ascii="David" w:hAnsi="David" w:cs="David" w:hint="cs"/>
                <w:noProof/>
                <w:rtl/>
              </w:rPr>
              <w:t>ארכיטקטורה</w:t>
            </w:r>
            <w:r w:rsidR="00FB5C15" w:rsidRPr="005213E0">
              <w:rPr>
                <w:rFonts w:ascii="David" w:hAnsi="David" w:cs="David"/>
                <w:noProof/>
                <w:webHidden/>
                <w:rtl/>
              </w:rPr>
              <w:tab/>
            </w:r>
            <w:r w:rsidR="00F96899">
              <w:rPr>
                <w:rFonts w:ascii="David" w:hAnsi="David" w:cs="David" w:hint="cs"/>
                <w:noProof/>
                <w:webHidden/>
                <w:rtl/>
              </w:rPr>
              <w:t>8</w:t>
            </w:r>
          </w:hyperlink>
        </w:p>
        <w:p w:rsidR="00F96899" w:rsidRPr="005213E0" w:rsidRDefault="00F96899" w:rsidP="00F96899">
          <w:pPr>
            <w:pStyle w:val="TOC2"/>
            <w:tabs>
              <w:tab w:val="right" w:pos="8495"/>
            </w:tabs>
            <w:rPr>
              <w:rFonts w:ascii="David" w:eastAsiaTheme="minorEastAsia" w:hAnsi="David" w:cs="David"/>
              <w:b w:val="0"/>
              <w:bCs w:val="0"/>
              <w:smallCaps w:val="0"/>
              <w:noProof/>
              <w:sz w:val="24"/>
              <w:szCs w:val="24"/>
              <w:rtl/>
            </w:rPr>
          </w:pPr>
          <w:hyperlink w:anchor="_Toc498810604" w:history="1">
            <w:r w:rsidRPr="005213E0">
              <w:rPr>
                <w:rStyle w:val="Hyperlink"/>
                <w:rFonts w:ascii="David" w:hAnsi="David" w:cs="David"/>
                <w:noProof/>
                <w:rtl/>
              </w:rPr>
              <w:t>3.</w:t>
            </w:r>
            <w:r>
              <w:rPr>
                <w:rStyle w:val="Hyperlink"/>
                <w:rFonts w:ascii="David" w:hAnsi="David" w:cs="David" w:hint="cs"/>
                <w:noProof/>
                <w:rtl/>
              </w:rPr>
              <w:t>2.1</w:t>
            </w:r>
            <w:r w:rsidRPr="005213E0">
              <w:rPr>
                <w:rStyle w:val="Hyperlink"/>
                <w:rFonts w:ascii="David" w:hAnsi="David" w:cs="David"/>
                <w:noProof/>
                <w:rtl/>
              </w:rPr>
              <w:t xml:space="preserve"> </w:t>
            </w:r>
            <w:r>
              <w:rPr>
                <w:rStyle w:val="Hyperlink"/>
                <w:rFonts w:ascii="David" w:hAnsi="David" w:cs="David" w:hint="cs"/>
                <w:noProof/>
                <w:rtl/>
              </w:rPr>
              <w:t>גישה למאגרים חיצוניים</w:t>
            </w:r>
            <w:r w:rsidRPr="005213E0">
              <w:rPr>
                <w:rFonts w:ascii="David" w:hAnsi="David" w:cs="David"/>
                <w:noProof/>
                <w:webHidden/>
                <w:rtl/>
              </w:rPr>
              <w:tab/>
            </w:r>
            <w:r>
              <w:rPr>
                <w:rFonts w:ascii="David" w:hAnsi="David" w:cs="David" w:hint="cs"/>
                <w:noProof/>
                <w:webHidden/>
                <w:rtl/>
              </w:rPr>
              <w:t>8</w:t>
            </w:r>
          </w:hyperlink>
        </w:p>
        <w:p w:rsidR="00F96899" w:rsidRPr="005213E0" w:rsidRDefault="00F96899" w:rsidP="00F96899">
          <w:pPr>
            <w:pStyle w:val="TOC2"/>
            <w:tabs>
              <w:tab w:val="right" w:pos="8495"/>
            </w:tabs>
            <w:rPr>
              <w:rFonts w:ascii="David" w:eastAsiaTheme="minorEastAsia" w:hAnsi="David" w:cs="David"/>
              <w:b w:val="0"/>
              <w:bCs w:val="0"/>
              <w:smallCaps w:val="0"/>
              <w:noProof/>
              <w:sz w:val="24"/>
              <w:szCs w:val="24"/>
              <w:rtl/>
            </w:rPr>
          </w:pPr>
          <w:hyperlink w:anchor="_Toc498810604" w:history="1">
            <w:r w:rsidRPr="005213E0">
              <w:rPr>
                <w:rStyle w:val="Hyperlink"/>
                <w:rFonts w:ascii="David" w:hAnsi="David" w:cs="David"/>
                <w:noProof/>
                <w:rtl/>
              </w:rPr>
              <w:t>3.</w:t>
            </w:r>
            <w:r>
              <w:rPr>
                <w:rStyle w:val="Hyperlink"/>
                <w:rFonts w:ascii="David" w:hAnsi="David" w:cs="David" w:hint="cs"/>
                <w:noProof/>
                <w:rtl/>
              </w:rPr>
              <w:t>2.2</w:t>
            </w:r>
            <w:r w:rsidRPr="005213E0">
              <w:rPr>
                <w:rStyle w:val="Hyperlink"/>
                <w:rFonts w:ascii="David" w:hAnsi="David" w:cs="David"/>
                <w:noProof/>
                <w:rtl/>
              </w:rPr>
              <w:t xml:space="preserve"> </w:t>
            </w:r>
            <w:r>
              <w:rPr>
                <w:rStyle w:val="Hyperlink"/>
                <w:rFonts w:ascii="David" w:hAnsi="David" w:cs="David" w:hint="cs"/>
                <w:noProof/>
                <w:rtl/>
              </w:rPr>
              <w:t>מבנה ה</w:t>
            </w:r>
            <w:r>
              <w:rPr>
                <w:rStyle w:val="Hyperlink"/>
                <w:rFonts w:ascii="David" w:hAnsi="David" w:cs="David"/>
                <w:noProof/>
              </w:rPr>
              <w:t>Database</w:t>
            </w:r>
            <w:r>
              <w:rPr>
                <w:rStyle w:val="Hyperlink"/>
                <w:rFonts w:ascii="David" w:hAnsi="David" w:cs="David" w:hint="cs"/>
                <w:noProof/>
                <w:rtl/>
              </w:rPr>
              <w:t xml:space="preserve"> המקומי של המערכת</w:t>
            </w:r>
            <w:r w:rsidRPr="005213E0">
              <w:rPr>
                <w:rFonts w:ascii="David" w:hAnsi="David" w:cs="David"/>
                <w:noProof/>
                <w:webHidden/>
                <w:rtl/>
              </w:rPr>
              <w:tab/>
            </w:r>
            <w:r>
              <w:rPr>
                <w:rFonts w:ascii="David" w:hAnsi="David" w:cs="David" w:hint="cs"/>
                <w:noProof/>
                <w:webHidden/>
                <w:rtl/>
              </w:rPr>
              <w:t>8</w:t>
            </w:r>
          </w:hyperlink>
        </w:p>
        <w:p w:rsidR="00F96899" w:rsidRPr="005213E0" w:rsidRDefault="00F96899" w:rsidP="00F96899">
          <w:pPr>
            <w:pStyle w:val="TOC2"/>
            <w:tabs>
              <w:tab w:val="right" w:pos="8495"/>
            </w:tabs>
            <w:rPr>
              <w:rFonts w:ascii="David" w:eastAsiaTheme="minorEastAsia" w:hAnsi="David" w:cs="David"/>
              <w:b w:val="0"/>
              <w:bCs w:val="0"/>
              <w:smallCaps w:val="0"/>
              <w:noProof/>
              <w:sz w:val="24"/>
              <w:szCs w:val="24"/>
              <w:rtl/>
            </w:rPr>
          </w:pPr>
          <w:hyperlink w:anchor="_Toc498810604" w:history="1">
            <w:r w:rsidRPr="005213E0">
              <w:rPr>
                <w:rStyle w:val="Hyperlink"/>
                <w:rFonts w:ascii="David" w:hAnsi="David" w:cs="David"/>
                <w:noProof/>
                <w:rtl/>
              </w:rPr>
              <w:t>3.</w:t>
            </w:r>
            <w:r>
              <w:rPr>
                <w:rStyle w:val="Hyperlink"/>
                <w:rFonts w:ascii="David" w:hAnsi="David" w:cs="David" w:hint="cs"/>
                <w:noProof/>
                <w:rtl/>
              </w:rPr>
              <w:t>2.3</w:t>
            </w:r>
            <w:r w:rsidRPr="005213E0">
              <w:rPr>
                <w:rStyle w:val="Hyperlink"/>
                <w:rFonts w:ascii="David" w:hAnsi="David" w:cs="David"/>
                <w:noProof/>
                <w:rtl/>
              </w:rPr>
              <w:t xml:space="preserve"> תיאור </w:t>
            </w:r>
            <w:r>
              <w:rPr>
                <w:rStyle w:val="Hyperlink"/>
                <w:rFonts w:ascii="David" w:hAnsi="David" w:cs="David" w:hint="cs"/>
                <w:noProof/>
                <w:rtl/>
              </w:rPr>
              <w:t>הפיתרון המוצע</w:t>
            </w:r>
            <w:r w:rsidRPr="005213E0">
              <w:rPr>
                <w:rFonts w:ascii="David" w:hAnsi="David" w:cs="David"/>
                <w:noProof/>
                <w:webHidden/>
                <w:rtl/>
              </w:rPr>
              <w:tab/>
            </w:r>
            <w:r>
              <w:rPr>
                <w:rFonts w:ascii="David" w:hAnsi="David" w:cs="David" w:hint="cs"/>
                <w:noProof/>
                <w:webHidden/>
                <w:rtl/>
              </w:rPr>
              <w:t>9</w:t>
            </w:r>
          </w:hyperlink>
        </w:p>
        <w:p w:rsidR="00F96899" w:rsidRPr="005213E0" w:rsidRDefault="00F96899" w:rsidP="00F96899">
          <w:pPr>
            <w:pStyle w:val="TOC2"/>
            <w:tabs>
              <w:tab w:val="right" w:pos="8495"/>
            </w:tabs>
            <w:rPr>
              <w:rFonts w:ascii="David" w:eastAsiaTheme="minorEastAsia" w:hAnsi="David" w:cs="David"/>
              <w:b w:val="0"/>
              <w:bCs w:val="0"/>
              <w:smallCaps w:val="0"/>
              <w:noProof/>
              <w:sz w:val="24"/>
              <w:szCs w:val="24"/>
              <w:rtl/>
            </w:rPr>
          </w:pPr>
          <w:hyperlink w:anchor="_Toc498810604" w:history="1">
            <w:r w:rsidRPr="005213E0">
              <w:rPr>
                <w:rStyle w:val="Hyperlink"/>
                <w:rFonts w:ascii="David" w:hAnsi="David" w:cs="David"/>
                <w:noProof/>
                <w:rtl/>
              </w:rPr>
              <w:t>3.</w:t>
            </w:r>
            <w:r>
              <w:rPr>
                <w:rStyle w:val="Hyperlink"/>
                <w:rFonts w:ascii="David" w:hAnsi="David" w:cs="David" w:hint="cs"/>
                <w:noProof/>
                <w:rtl/>
              </w:rPr>
              <w:t>3</w:t>
            </w:r>
            <w:r w:rsidRPr="005213E0">
              <w:rPr>
                <w:rStyle w:val="Hyperlink"/>
                <w:rFonts w:ascii="David" w:hAnsi="David" w:cs="David"/>
                <w:noProof/>
                <w:rtl/>
              </w:rPr>
              <w:t xml:space="preserve"> </w:t>
            </w:r>
            <w:r>
              <w:rPr>
                <w:rStyle w:val="Hyperlink"/>
                <w:rFonts w:ascii="David" w:hAnsi="David" w:cs="David" w:hint="cs"/>
                <w:noProof/>
                <w:rtl/>
              </w:rPr>
              <w:t>תהליכים ונתוני המערכת</w:t>
            </w:r>
            <w:r w:rsidRPr="005213E0">
              <w:rPr>
                <w:rFonts w:ascii="David" w:hAnsi="David" w:cs="David"/>
                <w:noProof/>
                <w:webHidden/>
                <w:rtl/>
              </w:rPr>
              <w:tab/>
            </w:r>
            <w:r>
              <w:rPr>
                <w:rFonts w:ascii="David" w:hAnsi="David" w:cs="David" w:hint="cs"/>
                <w:noProof/>
                <w:webHidden/>
                <w:rtl/>
              </w:rPr>
              <w:t>9</w:t>
            </w:r>
          </w:hyperlink>
        </w:p>
        <w:p w:rsidR="00F96899" w:rsidRPr="00F96899" w:rsidRDefault="00F96899" w:rsidP="00F96899">
          <w:pPr>
            <w:pStyle w:val="TOC2"/>
            <w:tabs>
              <w:tab w:val="right" w:pos="8495"/>
            </w:tabs>
            <w:rPr>
              <w:rFonts w:ascii="David" w:eastAsiaTheme="minorEastAsia" w:hAnsi="David" w:cs="David" w:hint="cs"/>
              <w:b w:val="0"/>
              <w:bCs w:val="0"/>
              <w:smallCaps w:val="0"/>
              <w:noProof/>
              <w:sz w:val="24"/>
              <w:szCs w:val="24"/>
            </w:rPr>
          </w:pPr>
          <w:hyperlink w:anchor="_Toc498810604" w:history="1">
            <w:r w:rsidRPr="005213E0">
              <w:rPr>
                <w:rStyle w:val="Hyperlink"/>
                <w:rFonts w:ascii="David" w:hAnsi="David" w:cs="David"/>
                <w:noProof/>
                <w:rtl/>
              </w:rPr>
              <w:t>3.4 תיאור הכלים המשמשים לפתרון</w:t>
            </w:r>
            <w:r w:rsidRPr="005213E0">
              <w:rPr>
                <w:rFonts w:ascii="David" w:hAnsi="David" w:cs="David"/>
                <w:noProof/>
                <w:webHidden/>
                <w:rtl/>
              </w:rPr>
              <w:tab/>
            </w:r>
            <w:r>
              <w:rPr>
                <w:rFonts w:ascii="David" w:hAnsi="David" w:cs="David" w:hint="cs"/>
                <w:noProof/>
                <w:webHidden/>
                <w:rtl/>
              </w:rPr>
              <w:t>10</w:t>
            </w:r>
          </w:hyperlink>
        </w:p>
        <w:p w:rsidR="00FB5C15" w:rsidRPr="005213E0" w:rsidRDefault="00AE2565" w:rsidP="005213E0">
          <w:pPr>
            <w:pStyle w:val="TOC1"/>
            <w:tabs>
              <w:tab w:val="right" w:pos="8495"/>
            </w:tabs>
            <w:rPr>
              <w:rFonts w:ascii="David" w:eastAsiaTheme="minorEastAsia" w:hAnsi="David" w:cs="David"/>
              <w:b w:val="0"/>
              <w:bCs w:val="0"/>
              <w:caps w:val="0"/>
              <w:noProof/>
              <w:sz w:val="24"/>
              <w:szCs w:val="24"/>
              <w:u w:val="none"/>
              <w:rtl/>
            </w:rPr>
          </w:pPr>
          <w:hyperlink w:anchor="_Toc498810605" w:history="1">
            <w:r w:rsidR="00FB5C15" w:rsidRPr="005213E0">
              <w:rPr>
                <w:rStyle w:val="Hyperlink"/>
                <w:rFonts w:ascii="David" w:hAnsi="David" w:cs="David"/>
                <w:noProof/>
                <w:rtl/>
              </w:rPr>
              <w:t>4.</w:t>
            </w:r>
            <w:r w:rsidR="005213E0" w:rsidRPr="005213E0">
              <w:rPr>
                <w:rStyle w:val="Hyperlink"/>
                <w:rFonts w:ascii="David" w:hAnsi="David" w:cs="David"/>
                <w:noProof/>
                <w:rtl/>
              </w:rPr>
              <w:t>בדיקות</w:t>
            </w:r>
            <w:r w:rsidR="00FB5C15" w:rsidRPr="005213E0">
              <w:rPr>
                <w:rFonts w:ascii="David" w:hAnsi="David" w:cs="David"/>
                <w:noProof/>
                <w:webHidden/>
                <w:rtl/>
              </w:rPr>
              <w:tab/>
            </w:r>
            <w:r w:rsidR="005213E0" w:rsidRPr="005213E0">
              <w:rPr>
                <w:rFonts w:ascii="David" w:hAnsi="David" w:cs="David"/>
                <w:noProof/>
                <w:webHidden/>
                <w:rtl/>
              </w:rPr>
              <w:t>11</w:t>
            </w:r>
          </w:hyperlink>
        </w:p>
        <w:p w:rsidR="005213E0" w:rsidRPr="005213E0" w:rsidRDefault="005213E0" w:rsidP="005213E0">
          <w:pPr>
            <w:pStyle w:val="TOC1"/>
            <w:tabs>
              <w:tab w:val="right" w:pos="8495"/>
            </w:tabs>
            <w:rPr>
              <w:rFonts w:ascii="David" w:eastAsiaTheme="minorEastAsia" w:hAnsi="David" w:cs="David"/>
              <w:b w:val="0"/>
              <w:bCs w:val="0"/>
              <w:caps w:val="0"/>
              <w:noProof/>
              <w:sz w:val="24"/>
              <w:szCs w:val="24"/>
              <w:u w:val="none"/>
              <w:rtl/>
            </w:rPr>
          </w:pPr>
          <w:hyperlink w:anchor="_Toc498810605" w:history="1">
            <w:r w:rsidRPr="005213E0">
              <w:rPr>
                <w:rStyle w:val="Hyperlink"/>
                <w:rFonts w:ascii="David" w:hAnsi="David" w:cs="David"/>
                <w:noProof/>
                <w:rtl/>
              </w:rPr>
              <w:t>5. סקירת עבודות דומות בספרות והשוואה</w:t>
            </w:r>
            <w:r w:rsidRPr="005213E0">
              <w:rPr>
                <w:rFonts w:ascii="David" w:hAnsi="David" w:cs="David"/>
                <w:noProof/>
                <w:webHidden/>
                <w:rtl/>
              </w:rPr>
              <w:tab/>
              <w:t>14</w:t>
            </w:r>
          </w:hyperlink>
        </w:p>
        <w:p w:rsidR="005213E0" w:rsidRPr="005213E0" w:rsidRDefault="005213E0" w:rsidP="005213E0">
          <w:pPr>
            <w:pStyle w:val="TOC1"/>
            <w:tabs>
              <w:tab w:val="right" w:pos="8495"/>
            </w:tabs>
            <w:rPr>
              <w:rFonts w:ascii="David" w:eastAsiaTheme="minorEastAsia" w:hAnsi="David" w:cs="David"/>
              <w:b w:val="0"/>
              <w:bCs w:val="0"/>
              <w:caps w:val="0"/>
              <w:noProof/>
              <w:sz w:val="24"/>
              <w:szCs w:val="24"/>
              <w:u w:val="none"/>
            </w:rPr>
          </w:pPr>
          <w:hyperlink w:anchor="_Toc498810605" w:history="1">
            <w:r w:rsidRPr="005213E0">
              <w:rPr>
                <w:rStyle w:val="Hyperlink"/>
                <w:rFonts w:ascii="David" w:hAnsi="David" w:cs="David"/>
                <w:noProof/>
                <w:rtl/>
              </w:rPr>
              <w:t>6.סיכום/מסקנות</w:t>
            </w:r>
            <w:r w:rsidRPr="005213E0">
              <w:rPr>
                <w:rFonts w:ascii="David" w:hAnsi="David" w:cs="David"/>
                <w:noProof/>
                <w:webHidden/>
                <w:rtl/>
              </w:rPr>
              <w:tab/>
              <w:t>14</w:t>
            </w:r>
          </w:hyperlink>
          <w:r w:rsidRPr="005213E0">
            <w:rPr>
              <w:rFonts w:ascii="David" w:hAnsi="David" w:cs="David"/>
              <w:noProof/>
              <w:rtl/>
            </w:rPr>
            <w:t xml:space="preserve"> </w:t>
          </w:r>
        </w:p>
        <w:p w:rsidR="00FB5C15" w:rsidRPr="005213E0" w:rsidRDefault="00AE2565" w:rsidP="005213E0">
          <w:pPr>
            <w:pStyle w:val="TOC1"/>
            <w:tabs>
              <w:tab w:val="right" w:pos="8495"/>
            </w:tabs>
            <w:rPr>
              <w:rFonts w:ascii="David" w:eastAsiaTheme="minorEastAsia" w:hAnsi="David" w:cs="David"/>
              <w:b w:val="0"/>
              <w:bCs w:val="0"/>
              <w:caps w:val="0"/>
              <w:noProof/>
              <w:sz w:val="24"/>
              <w:szCs w:val="24"/>
              <w:u w:val="none"/>
              <w:rtl/>
            </w:rPr>
          </w:pPr>
          <w:hyperlink w:anchor="_Toc498810607" w:history="1">
            <w:r w:rsidR="00FB5C15" w:rsidRPr="005213E0">
              <w:rPr>
                <w:rStyle w:val="Hyperlink"/>
                <w:rFonts w:ascii="David" w:hAnsi="David" w:cs="David"/>
                <w:noProof/>
                <w:rtl/>
              </w:rPr>
              <w:t>5.נספחי</w:t>
            </w:r>
            <w:r w:rsidR="00FB5C15" w:rsidRPr="005213E0">
              <w:rPr>
                <w:rStyle w:val="Hyperlink"/>
                <w:rFonts w:ascii="David" w:hAnsi="David" w:cs="David"/>
                <w:noProof/>
                <w:rtl/>
              </w:rPr>
              <w:t>ם</w:t>
            </w:r>
            <w:r w:rsidR="00FB5C15" w:rsidRPr="005213E0">
              <w:rPr>
                <w:rFonts w:ascii="David" w:hAnsi="David" w:cs="David"/>
                <w:noProof/>
                <w:webHidden/>
                <w:rtl/>
              </w:rPr>
              <w:tab/>
            </w:r>
            <w:r w:rsidR="005213E0" w:rsidRPr="005213E0">
              <w:rPr>
                <w:rFonts w:ascii="David" w:hAnsi="David" w:cs="David"/>
                <w:noProof/>
                <w:webHidden/>
                <w:rtl/>
              </w:rPr>
              <w:t>14</w:t>
            </w:r>
          </w:hyperlink>
        </w:p>
        <w:p w:rsidR="00FB5C15" w:rsidRPr="005213E0" w:rsidRDefault="00AE2565"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08" w:history="1">
            <w:r w:rsidR="00FB5C15" w:rsidRPr="005213E0">
              <w:rPr>
                <w:rStyle w:val="Hyperlink"/>
                <w:rFonts w:ascii="David" w:hAnsi="David" w:cs="David"/>
                <w:noProof/>
                <w:rtl/>
              </w:rPr>
              <w:t>5.1</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רשימת ספרות \ ביבליוגרפיה</w:t>
            </w:r>
            <w:r w:rsidR="00FB5C15" w:rsidRPr="005213E0">
              <w:rPr>
                <w:rFonts w:ascii="David" w:hAnsi="David" w:cs="David"/>
                <w:noProof/>
                <w:webHidden/>
                <w:rtl/>
              </w:rPr>
              <w:tab/>
            </w:r>
            <w:r w:rsidR="005213E0" w:rsidRPr="005213E0">
              <w:rPr>
                <w:rFonts w:ascii="David" w:hAnsi="David" w:cs="David"/>
                <w:noProof/>
                <w:webHidden/>
                <w:rtl/>
              </w:rPr>
              <w:t>14</w:t>
            </w:r>
          </w:hyperlink>
        </w:p>
        <w:p w:rsidR="00FB5C15" w:rsidRPr="005213E0" w:rsidRDefault="00AE2565"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09" w:history="1">
            <w:r w:rsidR="00FB5C15" w:rsidRPr="005213E0">
              <w:rPr>
                <w:rStyle w:val="Hyperlink"/>
                <w:rFonts w:ascii="David" w:hAnsi="David" w:cs="David"/>
                <w:noProof/>
                <w:rtl/>
              </w:rPr>
              <w:t>5.2</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תרשימים וטבלאות</w:t>
            </w:r>
            <w:r w:rsidR="00FB5C15" w:rsidRPr="005213E0">
              <w:rPr>
                <w:rFonts w:ascii="David" w:hAnsi="David" w:cs="David"/>
                <w:noProof/>
                <w:webHidden/>
                <w:rtl/>
              </w:rPr>
              <w:tab/>
            </w:r>
            <w:r w:rsidR="005213E0" w:rsidRPr="005213E0">
              <w:rPr>
                <w:rFonts w:ascii="David" w:hAnsi="David" w:cs="David"/>
                <w:noProof/>
                <w:webHidden/>
                <w:rtl/>
              </w:rPr>
              <w:t>15</w:t>
            </w:r>
          </w:hyperlink>
        </w:p>
        <w:p w:rsidR="00FB5C15" w:rsidRPr="005213E0" w:rsidRDefault="00AE2565"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10" w:history="1">
            <w:r w:rsidR="00FB5C15" w:rsidRPr="005213E0">
              <w:rPr>
                <w:rStyle w:val="Hyperlink"/>
                <w:rFonts w:ascii="David" w:hAnsi="David" w:cs="David"/>
                <w:noProof/>
                <w:rtl/>
              </w:rPr>
              <w:t>5.3</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תכנון הפרויקט</w:t>
            </w:r>
            <w:r w:rsidR="00FB5C15" w:rsidRPr="005213E0">
              <w:rPr>
                <w:rFonts w:ascii="David" w:hAnsi="David" w:cs="David"/>
                <w:noProof/>
                <w:webHidden/>
                <w:rtl/>
              </w:rPr>
              <w:tab/>
            </w:r>
            <w:r w:rsidR="005213E0" w:rsidRPr="005213E0">
              <w:rPr>
                <w:rFonts w:ascii="David" w:hAnsi="David" w:cs="David"/>
                <w:noProof/>
                <w:webHidden/>
                <w:rtl/>
              </w:rPr>
              <w:t>16</w:t>
            </w:r>
          </w:hyperlink>
        </w:p>
        <w:p w:rsidR="00FB5C15" w:rsidRPr="005213E0" w:rsidRDefault="00AE2565"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11" w:history="1">
            <w:r w:rsidR="00FB5C15" w:rsidRPr="005213E0">
              <w:rPr>
                <w:rStyle w:val="Hyperlink"/>
                <w:rFonts w:ascii="David" w:hAnsi="David" w:cs="David"/>
                <w:noProof/>
                <w:rtl/>
              </w:rPr>
              <w:t>5.4</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טבלת סיכונים</w:t>
            </w:r>
            <w:r w:rsidR="00FB5C15" w:rsidRPr="005213E0">
              <w:rPr>
                <w:rFonts w:ascii="David" w:hAnsi="David" w:cs="David"/>
                <w:noProof/>
                <w:webHidden/>
                <w:rtl/>
              </w:rPr>
              <w:tab/>
            </w:r>
            <w:r w:rsidR="005213E0" w:rsidRPr="005213E0">
              <w:rPr>
                <w:rFonts w:ascii="David" w:hAnsi="David" w:cs="David"/>
                <w:noProof/>
                <w:webHidden/>
                <w:rtl/>
              </w:rPr>
              <w:t>16</w:t>
            </w:r>
          </w:hyperlink>
        </w:p>
        <w:p w:rsidR="00FB5C15" w:rsidRPr="005213E0" w:rsidRDefault="00AE2565"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12" w:history="1">
            <w:r w:rsidR="00FB5C15" w:rsidRPr="005213E0">
              <w:rPr>
                <w:rStyle w:val="Hyperlink"/>
                <w:rFonts w:ascii="David" w:hAnsi="David" w:cs="David"/>
                <w:noProof/>
                <w:rtl/>
              </w:rPr>
              <w:t>5.5</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רשימת\טבלת דרישות</w:t>
            </w:r>
            <w:r w:rsidR="00FB5C15" w:rsidRPr="005213E0">
              <w:rPr>
                <w:rFonts w:ascii="David" w:hAnsi="David" w:cs="David"/>
                <w:noProof/>
                <w:webHidden/>
                <w:rtl/>
              </w:rPr>
              <w:tab/>
            </w:r>
            <w:r w:rsidR="005213E0" w:rsidRPr="005213E0">
              <w:rPr>
                <w:rFonts w:ascii="David" w:hAnsi="David" w:cs="David"/>
                <w:noProof/>
                <w:webHidden/>
              </w:rPr>
              <w:t>17</w:t>
            </w:r>
          </w:hyperlink>
        </w:p>
        <w:p w:rsidR="00FB5C15" w:rsidRDefault="00AE2565" w:rsidP="00FB5C15">
          <w:r w:rsidRPr="005213E0">
            <w:rPr>
              <w:rFonts w:ascii="David" w:hAnsi="David" w:cs="David"/>
              <w:b/>
              <w:bCs/>
            </w:rPr>
            <w:fldChar w:fldCharType="end"/>
          </w:r>
        </w:p>
      </w:sdtContent>
    </w:sdt>
    <w:p w:rsidR="00835FCA" w:rsidRDefault="00835FCA" w:rsidP="00DE0256">
      <w:pPr>
        <w:jc w:val="left"/>
        <w:rPr>
          <w:sz w:val="28"/>
          <w:szCs w:val="28"/>
        </w:rPr>
      </w:pPr>
      <w:r>
        <w:rPr>
          <w:sz w:val="28"/>
          <w:szCs w:val="28"/>
          <w:rtl/>
        </w:rPr>
        <w:br w:type="page"/>
      </w:r>
    </w:p>
    <w:p w:rsidR="009747BC" w:rsidRPr="00C10094" w:rsidRDefault="00003228" w:rsidP="00003228">
      <w:pPr>
        <w:pStyle w:val="1"/>
        <w:numPr>
          <w:ilvl w:val="0"/>
          <w:numId w:val="17"/>
        </w:numPr>
        <w:jc w:val="left"/>
        <w:rPr>
          <w:rFonts w:ascii="David" w:hAnsi="David" w:cs="David"/>
          <w:rtl/>
        </w:rPr>
      </w:pPr>
      <w:r w:rsidRPr="00C10094">
        <w:rPr>
          <w:rFonts w:ascii="David" w:hAnsi="David" w:cs="David"/>
          <w:rtl/>
        </w:rPr>
        <w:t>מבוא</w:t>
      </w:r>
    </w:p>
    <w:p w:rsidR="009747BC" w:rsidRPr="00C10094" w:rsidRDefault="009747BC" w:rsidP="009747BC">
      <w:pPr>
        <w:rPr>
          <w:rFonts w:ascii="David" w:hAnsi="David" w:cs="David"/>
        </w:rPr>
      </w:pPr>
    </w:p>
    <w:p w:rsidR="00FB5C15" w:rsidRPr="00C10094" w:rsidRDefault="00FB5C15" w:rsidP="00E02075">
      <w:pPr>
        <w:pStyle w:val="NormalWeb"/>
        <w:bidi/>
        <w:spacing w:before="0" w:beforeAutospacing="0" w:after="270" w:afterAutospacing="0"/>
        <w:textAlignment w:val="baseline"/>
        <w:rPr>
          <w:rFonts w:ascii="David" w:eastAsia="Calibri" w:hAnsi="David" w:cs="David"/>
          <w:color w:val="222222"/>
          <w:sz w:val="22"/>
          <w:szCs w:val="22"/>
          <w:shd w:val="clear" w:color="auto" w:fill="FFFFFF"/>
          <w:rtl/>
        </w:rPr>
      </w:pPr>
      <w:r w:rsidRPr="00C10094">
        <w:rPr>
          <w:rFonts w:ascii="David" w:eastAsia="Calibri" w:hAnsi="David" w:cs="David"/>
          <w:color w:val="222222"/>
          <w:sz w:val="22"/>
          <w:szCs w:val="22"/>
          <w:shd w:val="clear" w:color="auto" w:fill="FFFFFF"/>
          <w:rtl/>
        </w:rPr>
        <w:t>מחלת האלצהיימר</w:t>
      </w:r>
      <w:r w:rsidRPr="00C10094">
        <w:rPr>
          <w:rFonts w:ascii="David" w:eastAsia="Calibri" w:hAnsi="David" w:cs="David"/>
          <w:color w:val="222222"/>
          <w:sz w:val="22"/>
          <w:szCs w:val="22"/>
          <w:shd w:val="clear" w:color="auto" w:fill="FFFFFF"/>
        </w:rPr>
        <w:t xml:space="preserve"> </w:t>
      </w:r>
      <w:r w:rsidRPr="00C10094">
        <w:rPr>
          <w:rFonts w:ascii="David" w:eastAsia="Calibri" w:hAnsi="David" w:cs="David"/>
          <w:color w:val="222222"/>
          <w:sz w:val="22"/>
          <w:szCs w:val="22"/>
          <w:shd w:val="clear" w:color="auto" w:fill="FFFFFF"/>
          <w:rtl/>
        </w:rPr>
        <w:t>היא</w:t>
      </w:r>
      <w:r w:rsidRPr="00C10094">
        <w:rPr>
          <w:rFonts w:ascii="David" w:eastAsia="Calibri" w:hAnsi="David" w:cs="David"/>
          <w:color w:val="222222"/>
          <w:sz w:val="22"/>
          <w:szCs w:val="22"/>
          <w:shd w:val="clear" w:color="auto" w:fill="FFFFFF"/>
        </w:rPr>
        <w:t> </w:t>
      </w:r>
      <w:hyperlink r:id="rId11" w:tooltip="מחלה" w:history="1">
        <w:r w:rsidRPr="00C10094">
          <w:rPr>
            <w:rFonts w:ascii="David" w:eastAsia="Calibri" w:hAnsi="David" w:cs="David"/>
            <w:color w:val="222222"/>
            <w:sz w:val="22"/>
            <w:szCs w:val="22"/>
            <w:shd w:val="clear" w:color="auto" w:fill="FFFFFF"/>
            <w:rtl/>
          </w:rPr>
          <w:t>מחלה</w:t>
        </w:r>
      </w:hyperlink>
      <w:r w:rsidRPr="00C10094">
        <w:rPr>
          <w:rFonts w:ascii="David" w:eastAsia="Calibri" w:hAnsi="David" w:cs="David"/>
          <w:color w:val="222222"/>
          <w:sz w:val="22"/>
          <w:szCs w:val="22"/>
          <w:shd w:val="clear" w:color="auto" w:fill="FFFFFF"/>
        </w:rPr>
        <w:t> </w:t>
      </w:r>
      <w:r w:rsidRPr="00C10094">
        <w:rPr>
          <w:rFonts w:ascii="David" w:eastAsia="Calibri" w:hAnsi="David" w:cs="David"/>
          <w:color w:val="222222"/>
          <w:sz w:val="22"/>
          <w:szCs w:val="22"/>
          <w:shd w:val="clear" w:color="auto" w:fill="FFFFFF"/>
          <w:rtl/>
        </w:rPr>
        <w:t>קשה</w:t>
      </w:r>
      <w:r w:rsidR="00FE7DBF" w:rsidRPr="00C10094">
        <w:rPr>
          <w:rFonts w:ascii="David" w:eastAsia="Calibri" w:hAnsi="David" w:cs="David"/>
          <w:color w:val="222222"/>
          <w:sz w:val="22"/>
          <w:szCs w:val="22"/>
          <w:shd w:val="clear" w:color="auto" w:fill="FFFFFF"/>
          <w:rtl/>
        </w:rPr>
        <w:t xml:space="preserve"> וחשוכת מרפא,</w:t>
      </w:r>
      <w:r w:rsidRPr="00C10094">
        <w:rPr>
          <w:rFonts w:ascii="David" w:eastAsia="Calibri" w:hAnsi="David" w:cs="David"/>
          <w:color w:val="222222"/>
          <w:sz w:val="22"/>
          <w:szCs w:val="22"/>
          <w:shd w:val="clear" w:color="auto" w:fill="FFFFFF"/>
          <w:rtl/>
        </w:rPr>
        <w:t xml:space="preserve"> </w:t>
      </w:r>
      <w:r w:rsidR="00FE7DBF" w:rsidRPr="00C10094">
        <w:rPr>
          <w:rFonts w:ascii="David" w:eastAsia="Calibri" w:hAnsi="David" w:cs="David"/>
          <w:color w:val="222222"/>
          <w:sz w:val="22"/>
          <w:szCs w:val="22"/>
          <w:shd w:val="clear" w:color="auto" w:fill="FFFFFF"/>
          <w:rtl/>
        </w:rPr>
        <w:t>המתבטאת בניוון איטי ומתמשך עד מוות של תאי מוח  ומשפיעה ע</w:t>
      </w:r>
      <w:r w:rsidRPr="00C10094">
        <w:rPr>
          <w:rFonts w:ascii="David" w:eastAsia="Calibri" w:hAnsi="David" w:cs="David"/>
          <w:color w:val="222222"/>
          <w:sz w:val="22"/>
          <w:szCs w:val="22"/>
          <w:shd w:val="clear" w:color="auto" w:fill="FFFFFF"/>
          <w:rtl/>
        </w:rPr>
        <w:t>ל מערכ</w:t>
      </w:r>
      <w:r w:rsidR="00FE7DBF" w:rsidRPr="00C10094">
        <w:rPr>
          <w:rFonts w:ascii="David" w:eastAsia="Calibri" w:hAnsi="David" w:cs="David"/>
          <w:color w:val="222222"/>
          <w:sz w:val="22"/>
          <w:szCs w:val="22"/>
          <w:shd w:val="clear" w:color="auto" w:fill="FFFFFF"/>
          <w:rtl/>
        </w:rPr>
        <w:t xml:space="preserve">ת העצבים המרכזית. המחלה נפוצה בייחוד </w:t>
      </w:r>
      <w:r w:rsidRPr="00C10094">
        <w:rPr>
          <w:rFonts w:ascii="David" w:eastAsia="Calibri" w:hAnsi="David" w:cs="David"/>
          <w:color w:val="222222"/>
          <w:sz w:val="22"/>
          <w:szCs w:val="22"/>
          <w:shd w:val="clear" w:color="auto" w:fill="FFFFFF"/>
          <w:rtl/>
        </w:rPr>
        <w:t>בקרב</w:t>
      </w:r>
      <w:r w:rsidRPr="00C10094">
        <w:rPr>
          <w:rFonts w:ascii="David" w:eastAsia="Calibri" w:hAnsi="David" w:cs="David"/>
          <w:color w:val="222222"/>
          <w:sz w:val="22"/>
          <w:szCs w:val="22"/>
          <w:shd w:val="clear" w:color="auto" w:fill="FFFFFF"/>
        </w:rPr>
        <w:t xml:space="preserve"> </w:t>
      </w:r>
      <w:hyperlink r:id="rId12" w:tooltip="זקנה" w:history="1">
        <w:r w:rsidRPr="00C10094">
          <w:rPr>
            <w:rFonts w:ascii="David" w:eastAsia="Calibri" w:hAnsi="David" w:cs="David"/>
            <w:color w:val="222222"/>
            <w:sz w:val="22"/>
            <w:szCs w:val="22"/>
            <w:shd w:val="clear" w:color="auto" w:fill="FFFFFF"/>
            <w:rtl/>
          </w:rPr>
          <w:t>קשישים</w:t>
        </w:r>
      </w:hyperlink>
      <w:r w:rsidRPr="00C10094">
        <w:rPr>
          <w:rFonts w:ascii="David" w:eastAsia="Calibri" w:hAnsi="David" w:cs="David"/>
          <w:color w:val="222222"/>
          <w:sz w:val="22"/>
          <w:szCs w:val="22"/>
          <w:shd w:val="clear" w:color="auto" w:fill="FFFFFF"/>
        </w:rPr>
        <w:t>.</w:t>
      </w:r>
      <w:r w:rsidR="00E02075" w:rsidRPr="00C10094">
        <w:rPr>
          <w:rFonts w:ascii="David" w:eastAsia="Calibri" w:hAnsi="David" w:cs="David"/>
          <w:color w:val="222222"/>
          <w:sz w:val="22"/>
          <w:szCs w:val="22"/>
          <w:shd w:val="clear" w:color="auto" w:fill="FFFFFF"/>
          <w:rtl/>
        </w:rPr>
        <w:t xml:space="preserve"> המחלה מתאפיינת </w:t>
      </w:r>
      <w:r w:rsidRPr="00C10094">
        <w:rPr>
          <w:rFonts w:ascii="David" w:eastAsia="Calibri" w:hAnsi="David" w:cs="David"/>
          <w:color w:val="222222"/>
          <w:sz w:val="22"/>
          <w:szCs w:val="22"/>
          <w:shd w:val="clear" w:color="auto" w:fill="FFFFFF"/>
          <w:rtl/>
        </w:rPr>
        <w:t>בירידה</w:t>
      </w:r>
      <w:r w:rsidRPr="00C10094">
        <w:rPr>
          <w:rFonts w:ascii="David" w:eastAsia="Calibri" w:hAnsi="David" w:cs="David"/>
          <w:color w:val="222222"/>
          <w:sz w:val="22"/>
          <w:szCs w:val="22"/>
          <w:shd w:val="clear" w:color="auto" w:fill="FFFFFF"/>
        </w:rPr>
        <w:t> </w:t>
      </w:r>
      <w:hyperlink r:id="rId13" w:tooltip="קוגניציה" w:history="1">
        <w:r w:rsidRPr="00C10094">
          <w:rPr>
            <w:rFonts w:ascii="David" w:eastAsia="Calibri" w:hAnsi="David" w:cs="David"/>
            <w:color w:val="222222"/>
            <w:sz w:val="22"/>
            <w:szCs w:val="22"/>
            <w:shd w:val="clear" w:color="auto" w:fill="FFFFFF"/>
            <w:rtl/>
          </w:rPr>
          <w:t>קוגניטיבית</w:t>
        </w:r>
      </w:hyperlink>
      <w:r w:rsidRPr="00C10094">
        <w:rPr>
          <w:rFonts w:ascii="David" w:eastAsia="Calibri" w:hAnsi="David" w:cs="David"/>
          <w:color w:val="222222"/>
          <w:sz w:val="22"/>
          <w:szCs w:val="22"/>
          <w:shd w:val="clear" w:color="auto" w:fill="FFFFFF"/>
          <w:rtl/>
        </w:rPr>
        <w:t xml:space="preserve">. תחילה בולטת בייחוד הפגיעה בזיכרון. עם הזמן נפגעים גם תפקודים עליונים אחרים של המוח, כמו ההתמצאות, יכולת החשיבה והסקת המסקנות ועוד. עם המשך הניוון המוחי נפגעת גם הפעילות המוטורית של החולה </w:t>
      </w:r>
      <w:r w:rsidR="00FE7DBF" w:rsidRPr="00C10094">
        <w:rPr>
          <w:rFonts w:ascii="David" w:eastAsia="Calibri" w:hAnsi="David" w:cs="David"/>
          <w:color w:val="222222"/>
          <w:sz w:val="22"/>
          <w:szCs w:val="22"/>
          <w:shd w:val="clear" w:color="auto" w:fill="FFFFFF"/>
          <w:rtl/>
        </w:rPr>
        <w:t xml:space="preserve">(כגון הליכה, </w:t>
      </w:r>
      <w:r w:rsidRPr="00C10094">
        <w:rPr>
          <w:rFonts w:ascii="David" w:eastAsia="Calibri" w:hAnsi="David" w:cs="David"/>
          <w:color w:val="222222"/>
          <w:sz w:val="22"/>
          <w:szCs w:val="22"/>
          <w:shd w:val="clear" w:color="auto" w:fill="FFFFFF"/>
          <w:rtl/>
        </w:rPr>
        <w:t xml:space="preserve">אכילה </w:t>
      </w:r>
      <w:r w:rsidR="00FE7DBF" w:rsidRPr="00C10094">
        <w:rPr>
          <w:rFonts w:ascii="David" w:eastAsia="Calibri" w:hAnsi="David" w:cs="David"/>
          <w:color w:val="222222"/>
          <w:sz w:val="22"/>
          <w:szCs w:val="22"/>
          <w:shd w:val="clear" w:color="auto" w:fill="FFFFFF"/>
          <w:rtl/>
        </w:rPr>
        <w:t>וכו).</w:t>
      </w:r>
      <w:r w:rsidRPr="00C10094">
        <w:rPr>
          <w:rFonts w:ascii="David" w:eastAsia="Calibri" w:hAnsi="David" w:cs="David"/>
          <w:color w:val="222222"/>
          <w:sz w:val="22"/>
          <w:szCs w:val="22"/>
          <w:shd w:val="clear" w:color="auto" w:fill="FFFFFF"/>
          <w:rtl/>
        </w:rPr>
        <w:t xml:space="preserve"> בשלבים המתקדמים, החולה הוא חסר ישע וזקוק לעזרה בכל פעולותיו</w:t>
      </w:r>
      <w:r w:rsidRPr="00C10094">
        <w:rPr>
          <w:rFonts w:ascii="David" w:eastAsia="Calibri" w:hAnsi="David" w:cs="David"/>
          <w:color w:val="222222"/>
          <w:sz w:val="22"/>
          <w:szCs w:val="22"/>
          <w:shd w:val="clear" w:color="auto" w:fill="FFFFFF"/>
        </w:rPr>
        <w:t>.</w:t>
      </w:r>
    </w:p>
    <w:p w:rsidR="00FB5C15" w:rsidRPr="00C10094" w:rsidRDefault="00FB5C15" w:rsidP="00E02075">
      <w:pPr>
        <w:pStyle w:val="NormalWeb"/>
        <w:bidi/>
        <w:spacing w:before="0" w:beforeAutospacing="0" w:after="270" w:afterAutospacing="0"/>
        <w:textAlignment w:val="baseline"/>
        <w:rPr>
          <w:rFonts w:ascii="David" w:eastAsia="Calibri" w:hAnsi="David" w:cs="David"/>
          <w:color w:val="222222"/>
          <w:sz w:val="22"/>
          <w:szCs w:val="22"/>
          <w:shd w:val="clear" w:color="auto" w:fill="FFFFFF"/>
          <w:rtl/>
        </w:rPr>
      </w:pPr>
      <w:r w:rsidRPr="00C10094">
        <w:rPr>
          <w:rFonts w:ascii="David" w:eastAsia="Calibri" w:hAnsi="David" w:cs="David"/>
          <w:color w:val="222222"/>
          <w:sz w:val="22"/>
          <w:szCs w:val="22"/>
          <w:shd w:val="clear" w:color="auto" w:fill="FFFFFF"/>
          <w:rtl/>
        </w:rPr>
        <w:t xml:space="preserve">למוזיקה יש כוח מיוחד המשפיע על אנשים החולים באלצהיימר </w:t>
      </w:r>
      <w:r w:rsidR="00E02075" w:rsidRPr="00C10094">
        <w:rPr>
          <w:rFonts w:ascii="David" w:eastAsia="Calibri" w:hAnsi="David" w:cs="David"/>
          <w:color w:val="222222"/>
          <w:sz w:val="22"/>
          <w:szCs w:val="22"/>
          <w:shd w:val="clear" w:color="auto" w:fill="FFFFFF"/>
          <w:rtl/>
        </w:rPr>
        <w:t>ודמנטיות</w:t>
      </w:r>
      <w:r w:rsidRPr="00C10094">
        <w:rPr>
          <w:rFonts w:ascii="David" w:eastAsia="Calibri" w:hAnsi="David" w:cs="David"/>
          <w:color w:val="222222"/>
          <w:sz w:val="22"/>
          <w:szCs w:val="22"/>
          <w:shd w:val="clear" w:color="auto" w:fill="FFFFFF"/>
          <w:rtl/>
        </w:rPr>
        <w:t xml:space="preserve"> קשורות. השפעת המוסיקה </w:t>
      </w:r>
      <w:r w:rsidR="00E02075" w:rsidRPr="00C10094">
        <w:rPr>
          <w:rFonts w:ascii="David" w:eastAsia="Calibri" w:hAnsi="David" w:cs="David"/>
          <w:color w:val="222222"/>
          <w:sz w:val="22"/>
          <w:szCs w:val="22"/>
          <w:shd w:val="clear" w:color="auto" w:fill="FFFFFF"/>
          <w:rtl/>
        </w:rPr>
        <w:t>מראה</w:t>
      </w:r>
      <w:r w:rsidRPr="00C10094">
        <w:rPr>
          <w:rFonts w:ascii="David" w:eastAsia="Calibri" w:hAnsi="David" w:cs="David"/>
          <w:color w:val="222222"/>
          <w:sz w:val="22"/>
          <w:szCs w:val="22"/>
          <w:shd w:val="clear" w:color="auto" w:fill="FFFFFF"/>
          <w:rtl/>
        </w:rPr>
        <w:t xml:space="preserve"> תוצאות משכנעות גם בשלבים מאוחרים ביותר של המחלה. כשמבוצע בטיפול זה שימוש ראוי, מוסיקה יכולה לשפר את מצב הרוח, לטפל בתסיסת מתח מושרה, לעורר מגעים חברתיים חיוביים, להקל על התפקוד הקוגניטיבי ולשפר תנועות מוטוריות.</w:t>
      </w:r>
    </w:p>
    <w:p w:rsidR="00FB5C15" w:rsidRPr="00C10094" w:rsidRDefault="00FB5C15" w:rsidP="00FB5C15">
      <w:pPr>
        <w:pStyle w:val="ac"/>
        <w:bidi w:val="0"/>
        <w:ind w:left="360"/>
        <w:jc w:val="right"/>
        <w:rPr>
          <w:rFonts w:ascii="David" w:hAnsi="David" w:cs="David"/>
          <w:color w:val="222222"/>
          <w:shd w:val="clear" w:color="auto" w:fill="FFFFFF"/>
        </w:rPr>
      </w:pPr>
      <w:r w:rsidRPr="00C10094">
        <w:rPr>
          <w:rFonts w:ascii="David" w:hAnsi="David" w:cs="David"/>
          <w:color w:val="222222"/>
          <w:shd w:val="clear" w:color="auto" w:fill="FFFFFF"/>
          <w:rtl/>
        </w:rPr>
        <w:t>טיפול בקשישים הלוקים באלצהיימר, הביאה את לאה כהן סבן וסטלה מלינצר לפתח את תמרינגה.</w:t>
      </w:r>
    </w:p>
    <w:p w:rsidR="00FB5C15" w:rsidRPr="00C10094" w:rsidRDefault="005C25F2" w:rsidP="00FB5C15">
      <w:pPr>
        <w:pStyle w:val="ac"/>
        <w:bidi w:val="0"/>
        <w:ind w:left="360"/>
        <w:jc w:val="right"/>
        <w:rPr>
          <w:rFonts w:ascii="David" w:hAnsi="David" w:cs="David"/>
          <w:color w:val="222222"/>
          <w:shd w:val="clear" w:color="auto" w:fill="FFFFFF"/>
          <w:rtl/>
        </w:rPr>
      </w:pPr>
      <w:r w:rsidRPr="00C10094">
        <w:rPr>
          <w:rFonts w:ascii="David" w:hAnsi="David" w:cs="David"/>
          <w:color w:val="222222"/>
          <w:shd w:val="clear" w:color="auto" w:fill="FFFFFF"/>
          <w:rtl/>
        </w:rPr>
        <w:t>ת</w:t>
      </w:r>
      <w:r w:rsidR="00FB5C15" w:rsidRPr="00C10094">
        <w:rPr>
          <w:rFonts w:ascii="David" w:hAnsi="David" w:cs="David"/>
          <w:color w:val="222222"/>
          <w:shd w:val="clear" w:color="auto" w:fill="FFFFFF"/>
          <w:rtl/>
        </w:rPr>
        <w:t>מרינגה הינה מערכת חכמה המציגה שירים וסרטים שיותאמו אינדיבידואלית לכל קשיש על סמך אלגוריתם סינון שמתבסס על גילו ושפתו של הקשיש. וכן קטגוריות כלליות נוספות שנמצאו אטרקטיביות בקרב הדיירים בבית האבות.</w:t>
      </w:r>
    </w:p>
    <w:p w:rsidR="00FB5C15" w:rsidRPr="00C10094" w:rsidRDefault="00FB5C15" w:rsidP="00FB5C15">
      <w:pPr>
        <w:pStyle w:val="ac"/>
        <w:bidi w:val="0"/>
        <w:ind w:left="360"/>
        <w:jc w:val="right"/>
        <w:rPr>
          <w:rFonts w:ascii="David" w:hAnsi="David" w:cs="David"/>
          <w:color w:val="222222"/>
          <w:shd w:val="clear" w:color="auto" w:fill="FFFFFF"/>
          <w:rtl/>
        </w:rPr>
      </w:pPr>
      <w:r w:rsidRPr="00C10094">
        <w:rPr>
          <w:rFonts w:ascii="David" w:hAnsi="David" w:cs="David"/>
          <w:color w:val="222222"/>
          <w:shd w:val="clear" w:color="auto" w:fill="FFFFFF"/>
          <w:rtl/>
        </w:rPr>
        <w:t>ישנו דף 'מועדפים' אישי לכל משתמש עם לינקים פרטיים שמועדפים עליו, הן אם הוא סימן אותם כמועדפים במערכת הסינון והן אם הוא הוסיף אותם בעצמו, כך שיהיה לו גישה נוחה לתכנים הקרובים לליבו.</w:t>
      </w:r>
    </w:p>
    <w:p w:rsidR="00FB5C15" w:rsidRPr="00C10094" w:rsidRDefault="00FB5C15" w:rsidP="00FB5C15">
      <w:pPr>
        <w:pStyle w:val="ac"/>
        <w:bidi w:val="0"/>
        <w:ind w:left="360"/>
        <w:jc w:val="right"/>
        <w:rPr>
          <w:rFonts w:ascii="David" w:hAnsi="David" w:cs="David"/>
          <w:color w:val="222222"/>
          <w:shd w:val="clear" w:color="auto" w:fill="FFFFFF"/>
          <w:rtl/>
        </w:rPr>
      </w:pPr>
    </w:p>
    <w:p w:rsidR="00FB5C15" w:rsidRPr="00C10094" w:rsidRDefault="00FB5C15" w:rsidP="00AE45F6">
      <w:pPr>
        <w:jc w:val="left"/>
        <w:rPr>
          <w:rFonts w:ascii="David" w:hAnsi="David" w:cs="David"/>
          <w:color w:val="222222"/>
          <w:shd w:val="clear" w:color="auto" w:fill="FFFFFF"/>
          <w:rtl/>
        </w:rPr>
      </w:pPr>
      <w:r w:rsidRPr="00C10094">
        <w:rPr>
          <w:rFonts w:ascii="David" w:hAnsi="David" w:cs="David"/>
          <w:color w:val="222222"/>
          <w:shd w:val="clear" w:color="auto" w:fill="FFFFFF"/>
          <w:rtl/>
        </w:rPr>
        <w:t xml:space="preserve">מטרת הפרויקט היא לבנות מערכת המלצה לומדת </w:t>
      </w:r>
      <w:r w:rsidR="00C92D0A" w:rsidRPr="00C10094">
        <w:rPr>
          <w:rFonts w:ascii="David" w:hAnsi="David" w:cs="David"/>
          <w:color w:val="222222"/>
          <w:shd w:val="clear" w:color="auto" w:fill="FFFFFF"/>
          <w:rtl/>
        </w:rPr>
        <w:t xml:space="preserve">עבור תמרינגה, שתתאים עבור כל משתמש את התכנים המתאימים על פי מאפייניו. המערכת </w:t>
      </w:r>
      <w:r w:rsidR="00AE45F6" w:rsidRPr="00C10094">
        <w:rPr>
          <w:rFonts w:ascii="David" w:hAnsi="David" w:cs="David"/>
          <w:color w:val="222222"/>
          <w:shd w:val="clear" w:color="auto" w:fill="FFFFFF"/>
          <w:rtl/>
        </w:rPr>
        <w:t>תרכז, מתוך מאגר אינטרנטי שיתופי, שירים על פי פרמטרים כגון שם אמן, שם השיר, שנת הוצאה, איזור גיאוגרפי, פופ</w:t>
      </w:r>
      <w:r w:rsidR="00E02075" w:rsidRPr="00C10094">
        <w:rPr>
          <w:rFonts w:ascii="David" w:hAnsi="David" w:cs="David"/>
          <w:color w:val="222222"/>
          <w:shd w:val="clear" w:color="auto" w:fill="FFFFFF"/>
          <w:rtl/>
        </w:rPr>
        <w:t>ו</w:t>
      </w:r>
      <w:r w:rsidR="00AE45F6" w:rsidRPr="00C10094">
        <w:rPr>
          <w:rFonts w:ascii="David" w:hAnsi="David" w:cs="David"/>
          <w:color w:val="222222"/>
          <w:shd w:val="clear" w:color="auto" w:fill="FFFFFF"/>
          <w:rtl/>
        </w:rPr>
        <w:t>ל</w:t>
      </w:r>
      <w:r w:rsidR="00E02075" w:rsidRPr="00C10094">
        <w:rPr>
          <w:rFonts w:ascii="David" w:hAnsi="David" w:cs="David"/>
          <w:color w:val="222222"/>
          <w:shd w:val="clear" w:color="auto" w:fill="FFFFFF"/>
          <w:rtl/>
        </w:rPr>
        <w:t>א</w:t>
      </w:r>
      <w:r w:rsidR="00AE45F6" w:rsidRPr="00C10094">
        <w:rPr>
          <w:rFonts w:ascii="David" w:hAnsi="David" w:cs="David"/>
          <w:color w:val="222222"/>
          <w:shd w:val="clear" w:color="auto" w:fill="FFFFFF"/>
          <w:rtl/>
        </w:rPr>
        <w:t>ריות ותגים המאפיינים את השיר וסגנונו, ותציג את השירים המתאימים ביותר לכל משתמש על פי מאפיינים אלו. בנוסף המערכת תדע לקשר בין שירים דומים על פי מאפיינים</w:t>
      </w:r>
      <w:r w:rsidR="00C92D0A" w:rsidRPr="00C10094">
        <w:rPr>
          <w:rFonts w:ascii="David" w:hAnsi="David" w:cs="David"/>
          <w:color w:val="222222"/>
          <w:shd w:val="clear" w:color="auto" w:fill="FFFFFF"/>
          <w:rtl/>
        </w:rPr>
        <w:t xml:space="preserve"> ומשתמשים דומים</w:t>
      </w:r>
      <w:r w:rsidR="00AE45F6" w:rsidRPr="00C10094">
        <w:rPr>
          <w:rFonts w:ascii="David" w:hAnsi="David" w:cs="David"/>
          <w:color w:val="222222"/>
          <w:shd w:val="clear" w:color="auto" w:fill="FFFFFF"/>
          <w:rtl/>
        </w:rPr>
        <w:t xml:space="preserve"> שאהבו את אותם שירים.</w:t>
      </w:r>
    </w:p>
    <w:p w:rsidR="00AE45F6" w:rsidRPr="00C10094" w:rsidRDefault="00AE45F6" w:rsidP="00AE45F6">
      <w:pPr>
        <w:jc w:val="left"/>
        <w:rPr>
          <w:rFonts w:ascii="David" w:hAnsi="David" w:cs="David"/>
          <w:color w:val="222222"/>
          <w:shd w:val="clear" w:color="auto" w:fill="FFFFFF"/>
          <w:rtl/>
        </w:rPr>
      </w:pPr>
    </w:p>
    <w:p w:rsidR="00AE45F6" w:rsidRPr="00C10094" w:rsidRDefault="00AE45F6" w:rsidP="00AE45F6">
      <w:pPr>
        <w:jc w:val="left"/>
        <w:rPr>
          <w:rFonts w:ascii="David" w:hAnsi="David" w:cs="David"/>
          <w:color w:val="222222"/>
          <w:shd w:val="clear" w:color="auto" w:fill="FFFFFF"/>
          <w:rtl/>
        </w:rPr>
      </w:pPr>
      <w:r w:rsidRPr="00C10094">
        <w:rPr>
          <w:rFonts w:ascii="David" w:hAnsi="David" w:cs="David"/>
          <w:color w:val="222222"/>
          <w:shd w:val="clear" w:color="auto" w:fill="FFFFFF"/>
          <w:rtl/>
        </w:rPr>
        <w:t>ישנם הרבה מאגרים המכילים מטה-דטה של שירים ומידע עליהם, אך אין מאגר שמרכז את כל המידע שנחוץ לפרויקט כגון שם אמן, שם השיר, שנת הוצאה, איזור גיאוגרפי, פופ</w:t>
      </w:r>
      <w:r w:rsidR="00E02075" w:rsidRPr="00C10094">
        <w:rPr>
          <w:rFonts w:ascii="David" w:hAnsi="David" w:cs="David"/>
          <w:color w:val="222222"/>
          <w:shd w:val="clear" w:color="auto" w:fill="FFFFFF"/>
          <w:rtl/>
        </w:rPr>
        <w:t>ו</w:t>
      </w:r>
      <w:r w:rsidRPr="00C10094">
        <w:rPr>
          <w:rFonts w:ascii="David" w:hAnsi="David" w:cs="David"/>
          <w:color w:val="222222"/>
          <w:shd w:val="clear" w:color="auto" w:fill="FFFFFF"/>
          <w:rtl/>
        </w:rPr>
        <w:t>ל</w:t>
      </w:r>
      <w:r w:rsidR="00E02075" w:rsidRPr="00C10094">
        <w:rPr>
          <w:rFonts w:ascii="David" w:hAnsi="David" w:cs="David"/>
          <w:color w:val="222222"/>
          <w:shd w:val="clear" w:color="auto" w:fill="FFFFFF"/>
          <w:rtl/>
        </w:rPr>
        <w:t>א</w:t>
      </w:r>
      <w:r w:rsidRPr="00C10094">
        <w:rPr>
          <w:rFonts w:ascii="David" w:hAnsi="David" w:cs="David"/>
          <w:color w:val="222222"/>
          <w:shd w:val="clear" w:color="auto" w:fill="FFFFFF"/>
          <w:rtl/>
        </w:rPr>
        <w:t>ריות ותגים המאפיינים את השיר וסגנונו ובצורה מסודרת ומקוטלגת.</w:t>
      </w:r>
    </w:p>
    <w:p w:rsidR="00AE45F6" w:rsidRPr="00C10094" w:rsidRDefault="00AE45F6" w:rsidP="00AE45F6">
      <w:pPr>
        <w:jc w:val="left"/>
        <w:rPr>
          <w:rFonts w:ascii="David" w:hAnsi="David" w:cs="David"/>
          <w:color w:val="222222"/>
          <w:shd w:val="clear" w:color="auto" w:fill="FFFFFF"/>
          <w:rtl/>
        </w:rPr>
      </w:pPr>
      <w:r w:rsidRPr="00C10094">
        <w:rPr>
          <w:rFonts w:ascii="David" w:hAnsi="David" w:cs="David"/>
          <w:color w:val="222222"/>
          <w:shd w:val="clear" w:color="auto" w:fill="FFFFFF"/>
          <w:rtl/>
        </w:rPr>
        <w:t>כדי לאסוף מידע על שיר ספציפי יש לפנות להרבה מאגרי מידע שונים בעלי ממשקים ותוכנה שונים.</w:t>
      </w:r>
    </w:p>
    <w:p w:rsidR="00FB5C15" w:rsidRPr="00C10094" w:rsidRDefault="00FB5C15" w:rsidP="00FB5C15">
      <w:pPr>
        <w:jc w:val="left"/>
        <w:rPr>
          <w:rFonts w:ascii="David" w:hAnsi="David" w:cs="David"/>
          <w:highlight w:val="magenta"/>
          <w:rtl/>
        </w:rPr>
      </w:pPr>
    </w:p>
    <w:p w:rsidR="0032657A" w:rsidRPr="00C10094" w:rsidRDefault="0032657A" w:rsidP="00003228">
      <w:pPr>
        <w:jc w:val="left"/>
        <w:rPr>
          <w:rFonts w:ascii="David" w:hAnsi="David" w:cs="David"/>
          <w:rtl/>
        </w:rPr>
      </w:pPr>
    </w:p>
    <w:p w:rsidR="00DE0256" w:rsidRPr="00C10094" w:rsidRDefault="00903A6C" w:rsidP="00ED221C">
      <w:pPr>
        <w:pStyle w:val="1"/>
        <w:numPr>
          <w:ilvl w:val="0"/>
          <w:numId w:val="17"/>
        </w:numPr>
        <w:jc w:val="left"/>
        <w:rPr>
          <w:rFonts w:ascii="David" w:hAnsi="David" w:cs="David"/>
          <w:rtl/>
        </w:rPr>
      </w:pPr>
      <w:r w:rsidRPr="00C10094">
        <w:rPr>
          <w:rFonts w:ascii="David" w:hAnsi="David" w:cs="David"/>
          <w:rtl/>
        </w:rPr>
        <w:t>תיאור הבעיה</w:t>
      </w:r>
    </w:p>
    <w:p w:rsidR="00111B8E" w:rsidRPr="00C10094" w:rsidRDefault="00111B8E" w:rsidP="00854863">
      <w:pPr>
        <w:jc w:val="left"/>
        <w:rPr>
          <w:rFonts w:ascii="David" w:hAnsi="David" w:cs="David"/>
          <w:highlight w:val="magenta"/>
          <w:rtl/>
        </w:rPr>
      </w:pPr>
    </w:p>
    <w:p w:rsidR="00FB5C15" w:rsidRPr="00C10094" w:rsidRDefault="00FB5C15" w:rsidP="009B0939">
      <w:pPr>
        <w:pStyle w:val="2"/>
        <w:jc w:val="left"/>
        <w:rPr>
          <w:rFonts w:ascii="David" w:hAnsi="David" w:cs="David"/>
          <w:rtl/>
        </w:rPr>
      </w:pPr>
      <w:r w:rsidRPr="00C10094">
        <w:rPr>
          <w:rFonts w:ascii="David" w:hAnsi="David" w:cs="David"/>
          <w:rtl/>
        </w:rPr>
        <w:t xml:space="preserve">     </w:t>
      </w:r>
      <w:bookmarkStart w:id="0" w:name="_Toc498810598"/>
      <w:r w:rsidRPr="00C10094">
        <w:rPr>
          <w:rFonts w:ascii="David" w:hAnsi="David" w:cs="David"/>
          <w:rtl/>
        </w:rPr>
        <w:t>2.1  דרישות ואפיון  הבעיה</w:t>
      </w:r>
      <w:bookmarkEnd w:id="0"/>
    </w:p>
    <w:p w:rsidR="00DD1516" w:rsidRPr="00C10094" w:rsidRDefault="00DD1516" w:rsidP="00BE4962">
      <w:pPr>
        <w:pStyle w:val="ac"/>
        <w:jc w:val="left"/>
        <w:rPr>
          <w:rFonts w:ascii="David" w:hAnsi="David" w:cs="David"/>
          <w:rtl/>
        </w:rPr>
      </w:pPr>
      <w:r w:rsidRPr="00C10094">
        <w:rPr>
          <w:rFonts w:ascii="David" w:hAnsi="David" w:cs="David"/>
          <w:rtl/>
        </w:rPr>
        <w:t xml:space="preserve">כיום, חיפוש מוזיקה במערכות מוכרות כגון </w:t>
      </w:r>
      <w:r w:rsidRPr="00C10094">
        <w:rPr>
          <w:rFonts w:ascii="David" w:hAnsi="David" w:cs="David"/>
        </w:rPr>
        <w:t>YouTube</w:t>
      </w:r>
      <w:r w:rsidRPr="00C10094">
        <w:rPr>
          <w:rFonts w:ascii="David" w:hAnsi="David" w:cs="David"/>
          <w:rtl/>
        </w:rPr>
        <w:t xml:space="preserve"> מתבצע על ידי זיהוי והזנה של שם המבצע, שם השיר, מילים מתוך השיר או זיהוי על פי קטע ממנו (</w:t>
      </w:r>
      <w:r w:rsidRPr="00C10094">
        <w:rPr>
          <w:rFonts w:ascii="David" w:hAnsi="David" w:cs="David"/>
        </w:rPr>
        <w:t>Shazam</w:t>
      </w:r>
      <w:r w:rsidRPr="00C10094">
        <w:rPr>
          <w:rFonts w:ascii="David" w:hAnsi="David" w:cs="David"/>
          <w:rtl/>
        </w:rPr>
        <w:t xml:space="preserve">). </w:t>
      </w:r>
      <w:r w:rsidR="00BE4962" w:rsidRPr="00C10094">
        <w:rPr>
          <w:rFonts w:ascii="David" w:hAnsi="David" w:cs="David"/>
        </w:rPr>
        <w:t>YouTube</w:t>
      </w:r>
      <w:r w:rsidRPr="00C10094">
        <w:rPr>
          <w:rFonts w:ascii="David" w:hAnsi="David" w:cs="David"/>
          <w:rtl/>
        </w:rPr>
        <w:t xml:space="preserve"> הוא אתר אינטרנט המאפשר למשתמשים רשומים לשתף (העלאה וצפייה) תכני מדיה במגוון רחב של תחומים, לרבות מוזיקה.</w:t>
      </w:r>
    </w:p>
    <w:p w:rsidR="00DD1516" w:rsidRPr="00C10094" w:rsidRDefault="00DD1516" w:rsidP="00DD1516">
      <w:pPr>
        <w:pStyle w:val="ac"/>
        <w:jc w:val="left"/>
        <w:rPr>
          <w:rFonts w:ascii="David" w:hAnsi="David" w:cs="David"/>
          <w:rtl/>
        </w:rPr>
      </w:pPr>
      <w:r w:rsidRPr="00C10094">
        <w:rPr>
          <w:rFonts w:ascii="David" w:hAnsi="David" w:cs="David"/>
          <w:rtl/>
        </w:rPr>
        <w:t>האתר מאפשר לדרג ולהגיב על סרטונים אחרים, ליצור רשימות השמעה פרטיות ולשתף אותן.</w:t>
      </w:r>
    </w:p>
    <w:p w:rsidR="00DD1516" w:rsidRPr="00C10094" w:rsidRDefault="00DD1516" w:rsidP="00DD1516">
      <w:pPr>
        <w:pStyle w:val="ac"/>
        <w:jc w:val="left"/>
        <w:rPr>
          <w:rFonts w:ascii="David" w:hAnsi="David" w:cs="David"/>
          <w:rtl/>
        </w:rPr>
      </w:pPr>
      <w:r w:rsidRPr="00C10094">
        <w:rPr>
          <w:rFonts w:ascii="David" w:hAnsi="David" w:cs="David"/>
          <w:rtl/>
        </w:rPr>
        <w:t>בנוסף, בהתבסס על צפיות קודמות ועל ידי אלגוריתם חכם, מציע האתר המלצות על תכנים שעשויים להתאים למשתמש.</w:t>
      </w:r>
    </w:p>
    <w:p w:rsidR="00DD1516" w:rsidRPr="00C10094" w:rsidRDefault="00DD1516" w:rsidP="00DD1516">
      <w:pPr>
        <w:pStyle w:val="ac"/>
        <w:jc w:val="left"/>
        <w:rPr>
          <w:rFonts w:ascii="David" w:hAnsi="David" w:cs="David"/>
          <w:rtl/>
        </w:rPr>
      </w:pPr>
    </w:p>
    <w:p w:rsidR="00DD1516" w:rsidRPr="00C10094" w:rsidRDefault="00DD1516" w:rsidP="00BE4962">
      <w:pPr>
        <w:pStyle w:val="ac"/>
        <w:jc w:val="left"/>
        <w:rPr>
          <w:rFonts w:ascii="David" w:hAnsi="David" w:cs="David"/>
          <w:rtl/>
        </w:rPr>
      </w:pPr>
      <w:r w:rsidRPr="00C10094">
        <w:rPr>
          <w:rFonts w:ascii="David" w:hAnsi="David" w:cs="David"/>
          <w:rtl/>
        </w:rPr>
        <w:t>נרצה ליצור מערכת המלצה נוחה וידידותית למשתמש, כזאת המיועדת להשמעת תכני מוזיקה לאוכלוסיה ספציפית. עבור אנשים שלא מתמצאים ב</w:t>
      </w:r>
      <w:r w:rsidR="00BE4962" w:rsidRPr="00C10094">
        <w:rPr>
          <w:rFonts w:ascii="David" w:hAnsi="David" w:cs="David"/>
        </w:rPr>
        <w:t>YouTube</w:t>
      </w:r>
      <w:r w:rsidRPr="00C10094">
        <w:rPr>
          <w:rFonts w:ascii="David" w:hAnsi="David" w:cs="David"/>
          <w:rtl/>
        </w:rPr>
        <w:t xml:space="preserve">, חווית השימוש יכולה להיות לא פשוטה, ניתן בקלות לגלוש לתכנים לא </w:t>
      </w:r>
      <w:r w:rsidR="00BE4962" w:rsidRPr="00C10094">
        <w:rPr>
          <w:rFonts w:ascii="David" w:hAnsi="David" w:cs="David"/>
          <w:rtl/>
        </w:rPr>
        <w:t>רלוונטיים</w:t>
      </w:r>
      <w:r w:rsidRPr="00C10094">
        <w:rPr>
          <w:rFonts w:ascii="David" w:hAnsi="David" w:cs="David"/>
          <w:rtl/>
        </w:rPr>
        <w:t xml:space="preserve"> ולהיתקל בפרסומות.</w:t>
      </w:r>
    </w:p>
    <w:p w:rsidR="00DD1516" w:rsidRPr="00C10094" w:rsidRDefault="00DD1516" w:rsidP="00BE4962">
      <w:pPr>
        <w:pStyle w:val="ac"/>
        <w:jc w:val="left"/>
        <w:rPr>
          <w:rFonts w:ascii="David" w:hAnsi="David" w:cs="David"/>
          <w:rtl/>
        </w:rPr>
      </w:pPr>
      <w:r w:rsidRPr="00C10094">
        <w:rPr>
          <w:rFonts w:ascii="David" w:hAnsi="David" w:cs="David"/>
          <w:rtl/>
        </w:rPr>
        <w:t>החיסרון המרכזי ב</w:t>
      </w:r>
      <w:r w:rsidR="00BE4962" w:rsidRPr="00C10094">
        <w:rPr>
          <w:rFonts w:ascii="David" w:hAnsi="David" w:cs="David"/>
        </w:rPr>
        <w:t>YouTube</w:t>
      </w:r>
      <w:r w:rsidRPr="00C10094">
        <w:rPr>
          <w:rFonts w:ascii="David" w:hAnsi="David" w:cs="David"/>
          <w:rtl/>
        </w:rPr>
        <w:t xml:space="preserve"> הוא שאלגוריתם ההמלצה של </w:t>
      </w:r>
      <w:r w:rsidR="00BE4962" w:rsidRPr="00C10094">
        <w:rPr>
          <w:rFonts w:ascii="David" w:hAnsi="David" w:cs="David"/>
        </w:rPr>
        <w:t>YouTube</w:t>
      </w:r>
      <w:r w:rsidRPr="00C10094">
        <w:rPr>
          <w:rFonts w:ascii="David" w:hAnsi="David" w:cs="David"/>
          <w:rtl/>
        </w:rPr>
        <w:t xml:space="preserve"> דורש שימוש ממושך באתר על מנת להגיע לתוצאות רלוונטיות למשתמש, אנו נרצה מערכת שתדע להמליץ על תכני מדיה ללא שימוש קודם במערכת, בעזרת פרמטרים קבועים מראש המאפיינים את המשתמש.</w:t>
      </w:r>
    </w:p>
    <w:p w:rsidR="00DD1516" w:rsidRPr="00C10094" w:rsidRDefault="00DD1516" w:rsidP="00253CC7">
      <w:pPr>
        <w:jc w:val="left"/>
        <w:rPr>
          <w:rFonts w:ascii="David" w:hAnsi="David" w:cs="David"/>
          <w:rtl/>
        </w:rPr>
      </w:pPr>
    </w:p>
    <w:p w:rsidR="00253CC7" w:rsidRPr="00C10094" w:rsidRDefault="00253CC7" w:rsidP="00253CC7">
      <w:pPr>
        <w:jc w:val="left"/>
        <w:rPr>
          <w:rFonts w:ascii="David" w:hAnsi="David" w:cs="David"/>
          <w:rtl/>
        </w:rPr>
      </w:pPr>
      <w:r w:rsidRPr="00C10094">
        <w:rPr>
          <w:rFonts w:ascii="David" w:hAnsi="David" w:cs="David"/>
          <w:rtl/>
        </w:rPr>
        <w:t xml:space="preserve">על מנת לבנות </w:t>
      </w:r>
      <w:r w:rsidRPr="00C10094">
        <w:rPr>
          <w:rFonts w:ascii="David" w:hAnsi="David" w:cs="David"/>
        </w:rPr>
        <w:t>data base</w:t>
      </w:r>
      <w:r w:rsidRPr="00C10094">
        <w:rPr>
          <w:rFonts w:ascii="David" w:hAnsi="David" w:cs="David"/>
          <w:rtl/>
        </w:rPr>
        <w:t xml:space="preserve"> במערכת המלצה ולהשתמש בו ביעילות כבסיס לה, הבנו כי לא ניתן להסתפק רק בלינקים של תכנים, אלא גם במידע אודות התוכן עצמו.</w:t>
      </w:r>
    </w:p>
    <w:p w:rsidR="00253CC7" w:rsidRPr="00C10094" w:rsidRDefault="00253CC7" w:rsidP="00253CC7">
      <w:pPr>
        <w:jc w:val="left"/>
        <w:rPr>
          <w:rFonts w:ascii="David" w:hAnsi="David" w:cs="David"/>
          <w:rtl/>
        </w:rPr>
      </w:pPr>
    </w:p>
    <w:p w:rsidR="00253CC7" w:rsidRPr="00C10094" w:rsidRDefault="00253CC7" w:rsidP="00253CC7">
      <w:pPr>
        <w:jc w:val="left"/>
        <w:rPr>
          <w:rFonts w:ascii="David" w:hAnsi="David" w:cs="David"/>
          <w:rtl/>
        </w:rPr>
      </w:pPr>
      <w:r w:rsidRPr="00C10094">
        <w:rPr>
          <w:rFonts w:ascii="David" w:hAnsi="David" w:cs="David"/>
          <w:rtl/>
        </w:rPr>
        <w:t xml:space="preserve">תחילת העבודה על הפרויקט החלה במחקר מעמיק על מאגרים המכילים מידע על תכני מוזיקה. </w:t>
      </w:r>
    </w:p>
    <w:p w:rsidR="00253CC7" w:rsidRPr="00C10094" w:rsidRDefault="00253CC7" w:rsidP="00DE62EC">
      <w:pPr>
        <w:jc w:val="left"/>
        <w:rPr>
          <w:rFonts w:ascii="David" w:hAnsi="David" w:cs="David"/>
          <w:rtl/>
        </w:rPr>
      </w:pPr>
      <w:r w:rsidRPr="00C10094">
        <w:rPr>
          <w:rFonts w:ascii="David" w:hAnsi="David" w:cs="David"/>
          <w:rtl/>
        </w:rPr>
        <w:t>הצורך שלנו במידע מגוון, המכיל מידע מפורט כגון שם המבצע, שם השיר, שנת הו</w:t>
      </w:r>
      <w:r w:rsidR="00BE4962" w:rsidRPr="00C10094">
        <w:rPr>
          <w:rFonts w:ascii="David" w:hAnsi="David" w:cs="David"/>
          <w:rtl/>
        </w:rPr>
        <w:t>צאה, ת</w:t>
      </w:r>
      <w:r w:rsidRPr="00C10094">
        <w:rPr>
          <w:rFonts w:ascii="David" w:hAnsi="David" w:cs="David"/>
          <w:rtl/>
        </w:rPr>
        <w:t>גים המאפיינים את השיר, דירוג פופולאריות, החל מאמצע שנות ה50 התגלה כבעייתי ונמצאו סתירות וחוסרים במידע רלוונטי.</w:t>
      </w:r>
      <w:r w:rsidR="00DE62EC" w:rsidRPr="00C10094">
        <w:rPr>
          <w:rFonts w:ascii="David" w:hAnsi="David" w:cs="David"/>
          <w:rtl/>
        </w:rPr>
        <w:t xml:space="preserve"> לצערינו אין תיעוד מספק מהו המידע הניתן ע"י המאגר ולכן יש ראשית ללמוד את ממשק הגישה התכניתי </w:t>
      </w:r>
      <w:r w:rsidR="00DE62EC" w:rsidRPr="00C10094">
        <w:rPr>
          <w:rFonts w:ascii="David" w:hAnsi="David" w:cs="David"/>
        </w:rPr>
        <w:t>(API)</w:t>
      </w:r>
      <w:r w:rsidR="00DE62EC" w:rsidRPr="00C10094">
        <w:rPr>
          <w:rFonts w:ascii="David" w:hAnsi="David" w:cs="David"/>
          <w:rtl/>
        </w:rPr>
        <w:t xml:space="preserve"> הייחודי לכל מאגר. </w:t>
      </w:r>
    </w:p>
    <w:p w:rsidR="00253CC7" w:rsidRPr="00C10094" w:rsidRDefault="00253CC7" w:rsidP="00253CC7">
      <w:pPr>
        <w:jc w:val="left"/>
        <w:rPr>
          <w:rFonts w:ascii="David" w:hAnsi="David" w:cs="David"/>
          <w:rtl/>
        </w:rPr>
      </w:pPr>
    </w:p>
    <w:p w:rsidR="00253CC7" w:rsidRPr="00C10094" w:rsidRDefault="00253CC7" w:rsidP="00253CC7">
      <w:pPr>
        <w:jc w:val="left"/>
        <w:rPr>
          <w:rFonts w:ascii="David" w:hAnsi="David" w:cs="David"/>
          <w:rtl/>
        </w:rPr>
      </w:pPr>
      <w:r w:rsidRPr="00C10094">
        <w:rPr>
          <w:rFonts w:ascii="David" w:hAnsi="David" w:cs="David"/>
          <w:rtl/>
        </w:rPr>
        <w:t xml:space="preserve">מאגרי המידע הקיימים שאותם חקרנו הם: </w:t>
      </w:r>
    </w:p>
    <w:p w:rsidR="00253CC7" w:rsidRPr="00C10094" w:rsidRDefault="00253CC7" w:rsidP="00E02075">
      <w:pPr>
        <w:pStyle w:val="a7"/>
        <w:numPr>
          <w:ilvl w:val="0"/>
          <w:numId w:val="30"/>
        </w:numPr>
        <w:rPr>
          <w:rFonts w:ascii="David" w:hAnsi="David"/>
          <w:rtl/>
        </w:rPr>
      </w:pPr>
      <w:r w:rsidRPr="00C10094">
        <w:rPr>
          <w:rFonts w:ascii="David" w:hAnsi="David"/>
        </w:rPr>
        <w:t>YouTube</w:t>
      </w:r>
    </w:p>
    <w:p w:rsidR="00253CC7" w:rsidRPr="00C10094" w:rsidRDefault="00253CC7" w:rsidP="00E02075">
      <w:pPr>
        <w:pStyle w:val="a7"/>
        <w:numPr>
          <w:ilvl w:val="0"/>
          <w:numId w:val="30"/>
        </w:numPr>
        <w:rPr>
          <w:rFonts w:ascii="David" w:hAnsi="David"/>
          <w:rtl/>
        </w:rPr>
      </w:pPr>
      <w:r w:rsidRPr="00C10094">
        <w:rPr>
          <w:rFonts w:ascii="David" w:hAnsi="David"/>
        </w:rPr>
        <w:t>MusicBrainz</w:t>
      </w:r>
    </w:p>
    <w:p w:rsidR="00253CC7" w:rsidRPr="00C10094" w:rsidRDefault="00253CC7" w:rsidP="00E02075">
      <w:pPr>
        <w:pStyle w:val="a7"/>
        <w:numPr>
          <w:ilvl w:val="0"/>
          <w:numId w:val="30"/>
        </w:numPr>
        <w:rPr>
          <w:rFonts w:ascii="David" w:hAnsi="David"/>
          <w:rtl/>
        </w:rPr>
      </w:pPr>
      <w:r w:rsidRPr="00C10094">
        <w:rPr>
          <w:rFonts w:ascii="David" w:hAnsi="David"/>
        </w:rPr>
        <w:t>Last.fm</w:t>
      </w:r>
    </w:p>
    <w:p w:rsidR="00253CC7" w:rsidRPr="00C10094" w:rsidRDefault="00253CC7" w:rsidP="00E02075">
      <w:pPr>
        <w:pStyle w:val="a7"/>
        <w:numPr>
          <w:ilvl w:val="0"/>
          <w:numId w:val="30"/>
        </w:numPr>
        <w:rPr>
          <w:rFonts w:ascii="David" w:hAnsi="David"/>
        </w:rPr>
      </w:pPr>
      <w:r w:rsidRPr="00C10094">
        <w:rPr>
          <w:rFonts w:ascii="David" w:hAnsi="David"/>
        </w:rPr>
        <w:t>Discogs</w:t>
      </w:r>
    </w:p>
    <w:p w:rsidR="00DE62EC" w:rsidRPr="00C10094" w:rsidRDefault="00DE62EC" w:rsidP="00E02075">
      <w:pPr>
        <w:pStyle w:val="a7"/>
        <w:numPr>
          <w:ilvl w:val="0"/>
          <w:numId w:val="30"/>
        </w:numPr>
        <w:rPr>
          <w:rFonts w:ascii="David" w:hAnsi="David"/>
          <w:rtl/>
        </w:rPr>
      </w:pPr>
      <w:r w:rsidRPr="00C10094">
        <w:rPr>
          <w:rFonts w:ascii="David" w:hAnsi="David"/>
        </w:rPr>
        <w:t>Spotify</w:t>
      </w:r>
      <w:r w:rsidRPr="00C10094">
        <w:rPr>
          <w:rFonts w:ascii="David" w:hAnsi="David"/>
          <w:rtl/>
        </w:rPr>
        <w:t xml:space="preserve"> בהמשך</w:t>
      </w:r>
    </w:p>
    <w:p w:rsidR="00253CC7" w:rsidRPr="00C10094" w:rsidRDefault="00253CC7" w:rsidP="00253CC7">
      <w:pPr>
        <w:jc w:val="left"/>
        <w:rPr>
          <w:rFonts w:ascii="David" w:hAnsi="David" w:cs="David"/>
          <w:rtl/>
        </w:rPr>
      </w:pPr>
    </w:p>
    <w:p w:rsidR="00253CC7" w:rsidRPr="00C10094" w:rsidRDefault="00253CC7" w:rsidP="00253CC7">
      <w:pPr>
        <w:jc w:val="left"/>
        <w:rPr>
          <w:rFonts w:ascii="David" w:hAnsi="David" w:cs="David"/>
          <w:rtl/>
        </w:rPr>
      </w:pPr>
      <w:r w:rsidRPr="00C10094">
        <w:rPr>
          <w:rFonts w:ascii="David" w:hAnsi="David" w:cs="David"/>
          <w:rtl/>
        </w:rPr>
        <w:t>פירוט למחקר מתואר בפסקאות הבאות:</w:t>
      </w:r>
    </w:p>
    <w:p w:rsidR="00253CC7" w:rsidRPr="00C10094" w:rsidRDefault="00253CC7" w:rsidP="00253CC7">
      <w:pPr>
        <w:jc w:val="left"/>
        <w:rPr>
          <w:rFonts w:ascii="David" w:hAnsi="David" w:cs="David"/>
          <w:rtl/>
        </w:rPr>
      </w:pPr>
    </w:p>
    <w:p w:rsidR="00253CC7" w:rsidRPr="00C10094" w:rsidRDefault="00253CC7" w:rsidP="009747BC">
      <w:pPr>
        <w:jc w:val="left"/>
        <w:rPr>
          <w:rFonts w:ascii="David" w:hAnsi="David" w:cs="David"/>
          <w:rtl/>
        </w:rPr>
      </w:pPr>
      <w:r w:rsidRPr="00C10094">
        <w:rPr>
          <w:rFonts w:ascii="David" w:hAnsi="David" w:cs="David"/>
          <w:rtl/>
        </w:rPr>
        <w:t>מחקר ראשוני החל בפלטפורמה המוכרת והשימושית ביותר כיום</w:t>
      </w:r>
      <w:r w:rsidR="009747BC" w:rsidRPr="00C10094">
        <w:rPr>
          <w:rFonts w:ascii="David" w:hAnsi="David" w:cs="David"/>
          <w:rtl/>
        </w:rPr>
        <w:t>,</w:t>
      </w:r>
      <w:r w:rsidRPr="00C10094">
        <w:rPr>
          <w:rFonts w:ascii="David" w:hAnsi="David" w:cs="David"/>
        </w:rPr>
        <w:t>YouYube</w:t>
      </w:r>
      <w:r w:rsidR="00DE62EC" w:rsidRPr="00C10094">
        <w:rPr>
          <w:rFonts w:ascii="David" w:hAnsi="David" w:cs="David"/>
        </w:rPr>
        <w:t xml:space="preserve"> </w:t>
      </w:r>
      <w:r w:rsidR="00DE62EC" w:rsidRPr="00C10094">
        <w:rPr>
          <w:rFonts w:ascii="David" w:hAnsi="David" w:cs="David"/>
          <w:rtl/>
        </w:rPr>
        <w:t>[</w:t>
      </w:r>
      <w:hyperlink r:id="rId14" w:history="1">
        <w:r w:rsidR="0078088E" w:rsidRPr="00C10094">
          <w:rPr>
            <w:rStyle w:val="Hyperlink"/>
            <w:rFonts w:ascii="David" w:hAnsi="David" w:cs="David"/>
          </w:rPr>
          <w:t>https://www.youtube.com</w:t>
        </w:r>
        <w:r w:rsidR="0078088E" w:rsidRPr="00C10094">
          <w:rPr>
            <w:rStyle w:val="Hyperlink"/>
            <w:rFonts w:ascii="David" w:hAnsi="David" w:cs="David"/>
            <w:rtl/>
          </w:rPr>
          <w:t>/</w:t>
        </w:r>
      </w:hyperlink>
      <w:r w:rsidR="00DE62EC" w:rsidRPr="00C10094">
        <w:rPr>
          <w:rFonts w:ascii="David" w:hAnsi="David" w:cs="David"/>
          <w:rtl/>
        </w:rPr>
        <w:t>]</w:t>
      </w:r>
      <w:r w:rsidR="004E4C07" w:rsidRPr="00C10094">
        <w:rPr>
          <w:rFonts w:ascii="David" w:hAnsi="David" w:cs="David"/>
          <w:rtl/>
        </w:rPr>
        <w:t>.</w:t>
      </w:r>
    </w:p>
    <w:p w:rsidR="00253CC7" w:rsidRPr="00C10094" w:rsidRDefault="00253CC7" w:rsidP="009449D8">
      <w:pPr>
        <w:jc w:val="left"/>
        <w:rPr>
          <w:rFonts w:ascii="David" w:hAnsi="David" w:cs="David"/>
          <w:rtl/>
        </w:rPr>
      </w:pPr>
      <w:r w:rsidRPr="00C10094">
        <w:rPr>
          <w:rFonts w:ascii="David" w:hAnsi="David" w:cs="David"/>
          <w:rtl/>
        </w:rPr>
        <w:t xml:space="preserve">מחקר מעמיק ב- </w:t>
      </w:r>
      <w:r w:rsidRPr="00C10094">
        <w:rPr>
          <w:rFonts w:ascii="David" w:hAnsi="David" w:cs="David"/>
        </w:rPr>
        <w:t>YouTube API</w:t>
      </w:r>
      <w:r w:rsidRPr="00C10094">
        <w:rPr>
          <w:rFonts w:ascii="David" w:hAnsi="David" w:cs="David"/>
          <w:rtl/>
        </w:rPr>
        <w:t xml:space="preserve"> מראה כי הוא לא מספק </w:t>
      </w:r>
      <w:r w:rsidR="009449D8" w:rsidRPr="00C10094">
        <w:rPr>
          <w:rFonts w:ascii="David" w:hAnsi="David" w:cs="David"/>
          <w:rtl/>
        </w:rPr>
        <w:t xml:space="preserve">שדות מטאדאטה </w:t>
      </w:r>
      <w:r w:rsidRPr="00C10094">
        <w:rPr>
          <w:rFonts w:ascii="David" w:hAnsi="David" w:cs="David"/>
          <w:rtl/>
        </w:rPr>
        <w:t>אשר יכול</w:t>
      </w:r>
      <w:r w:rsidR="009449D8" w:rsidRPr="00C10094">
        <w:rPr>
          <w:rFonts w:ascii="David" w:hAnsi="David" w:cs="David"/>
          <w:rtl/>
        </w:rPr>
        <w:t>ים</w:t>
      </w:r>
      <w:r w:rsidRPr="00C10094">
        <w:rPr>
          <w:rFonts w:ascii="David" w:hAnsi="David" w:cs="David"/>
          <w:rtl/>
        </w:rPr>
        <w:t xml:space="preserve"> לסייע באפיון תוכן המדיה ובניית מערכת ההמלצה. ראינו כי התכנים אינם מאופיינים בסגנון מוזיקלי, או שנת הוצאה ומכילים בעיקר שם מבצע ושם השיר ותוכן מילולי שהכניס המשתמש שהעלה את השיר לאתר.</w:t>
      </w:r>
    </w:p>
    <w:p w:rsidR="00253CC7" w:rsidRPr="00C10094" w:rsidRDefault="00253CC7" w:rsidP="00253CC7">
      <w:pPr>
        <w:jc w:val="left"/>
        <w:rPr>
          <w:rFonts w:ascii="David" w:hAnsi="David" w:cs="David"/>
          <w:rtl/>
        </w:rPr>
      </w:pPr>
      <w:r w:rsidRPr="00C10094">
        <w:rPr>
          <w:rFonts w:ascii="David" w:hAnsi="David" w:cs="David"/>
          <w:rtl/>
        </w:rPr>
        <w:t>התכנים בעיקר מסווגים על פי סוג התוכן ברמת סרט או שיר.</w:t>
      </w:r>
    </w:p>
    <w:p w:rsidR="00253CC7" w:rsidRPr="00C10094" w:rsidRDefault="00253CC7" w:rsidP="009449D8">
      <w:pPr>
        <w:jc w:val="left"/>
        <w:rPr>
          <w:rFonts w:ascii="David" w:hAnsi="David" w:cs="David"/>
          <w:rtl/>
        </w:rPr>
      </w:pPr>
      <w:r w:rsidRPr="00C10094">
        <w:rPr>
          <w:rFonts w:ascii="David" w:hAnsi="David" w:cs="David"/>
          <w:rtl/>
        </w:rPr>
        <w:t xml:space="preserve">הבנו כי </w:t>
      </w:r>
      <w:r w:rsidR="00BE4962" w:rsidRPr="00C10094">
        <w:rPr>
          <w:rFonts w:ascii="David" w:hAnsi="David" w:cs="David"/>
        </w:rPr>
        <w:t>YouTube</w:t>
      </w:r>
      <w:r w:rsidRPr="00C10094">
        <w:rPr>
          <w:rFonts w:ascii="David" w:hAnsi="David" w:cs="David"/>
          <w:rtl/>
        </w:rPr>
        <w:t xml:space="preserve"> לא נותן מענה לדרישתנו והרחבנו את המחקר והחיפוש לפלטפורמות פחות מוכרות וחדשות לנו.</w:t>
      </w:r>
    </w:p>
    <w:p w:rsidR="00253CC7" w:rsidRPr="00C10094" w:rsidRDefault="00253CC7" w:rsidP="00BE4962">
      <w:pPr>
        <w:jc w:val="left"/>
        <w:rPr>
          <w:rFonts w:ascii="David" w:hAnsi="David" w:cs="David"/>
          <w:rtl/>
        </w:rPr>
      </w:pPr>
      <w:r w:rsidRPr="00C10094">
        <w:rPr>
          <w:rFonts w:ascii="David" w:hAnsi="David" w:cs="David"/>
          <w:rtl/>
        </w:rPr>
        <w:t xml:space="preserve">דרישה נוספת שלנו בפרויקט היא היכולת להציג ולנגן, תוך כדי הישארות במערכת שלנו ולא לצאת למערכת חיצונית, כל שיר שעלה כתוצאה מהרצת המערכת, וברור כי </w:t>
      </w:r>
      <w:r w:rsidR="00BE4962" w:rsidRPr="00C10094">
        <w:rPr>
          <w:rFonts w:ascii="David" w:hAnsi="David" w:cs="David"/>
        </w:rPr>
        <w:t>YouTube</w:t>
      </w:r>
      <w:r w:rsidRPr="00C10094">
        <w:rPr>
          <w:rFonts w:ascii="David" w:hAnsi="David" w:cs="David"/>
          <w:rtl/>
        </w:rPr>
        <w:t xml:space="preserve"> היא הפלטפורמה הראשית לכך, מכוון שהיא המערכת הגדולה ביותר ומכילה תכנים רבים. בתחילת המחקר לא נמצא הדרך לקבלת לינק לשיר לפי שם השיר, מאחר והשירים מאופיינים ב</w:t>
      </w:r>
      <w:r w:rsidRPr="00C10094">
        <w:rPr>
          <w:rFonts w:ascii="David" w:hAnsi="David" w:cs="David"/>
        </w:rPr>
        <w:t>id</w:t>
      </w:r>
      <w:r w:rsidRPr="00C10094">
        <w:rPr>
          <w:rFonts w:ascii="David" w:hAnsi="David" w:cs="David"/>
          <w:rtl/>
        </w:rPr>
        <w:t xml:space="preserve"> </w:t>
      </w:r>
      <w:r w:rsidR="00BE4962" w:rsidRPr="00C10094">
        <w:rPr>
          <w:rFonts w:ascii="David" w:hAnsi="David" w:cs="David"/>
          <w:rtl/>
        </w:rPr>
        <w:t>ייחודי</w:t>
      </w:r>
      <w:r w:rsidRPr="00C10094">
        <w:rPr>
          <w:rFonts w:ascii="David" w:hAnsi="David" w:cs="David"/>
          <w:rtl/>
        </w:rPr>
        <w:t xml:space="preserve"> ל</w:t>
      </w:r>
      <w:r w:rsidR="00BE4962" w:rsidRPr="00C10094">
        <w:rPr>
          <w:rFonts w:ascii="David" w:hAnsi="David" w:cs="David"/>
        </w:rPr>
        <w:t>YouTube</w:t>
      </w:r>
      <w:r w:rsidRPr="00C10094">
        <w:rPr>
          <w:rFonts w:ascii="David" w:hAnsi="David" w:cs="David"/>
          <w:rtl/>
        </w:rPr>
        <w:t>.</w:t>
      </w:r>
    </w:p>
    <w:p w:rsidR="00253CC7" w:rsidRPr="00C10094" w:rsidRDefault="00253CC7" w:rsidP="00253CC7">
      <w:pPr>
        <w:jc w:val="left"/>
        <w:rPr>
          <w:rFonts w:ascii="David" w:hAnsi="David" w:cs="David"/>
          <w:rtl/>
        </w:rPr>
      </w:pPr>
      <w:r w:rsidRPr="00C10094">
        <w:rPr>
          <w:rFonts w:ascii="David" w:hAnsi="David" w:cs="David"/>
          <w:rtl/>
        </w:rPr>
        <w:t xml:space="preserve">במהלך חודש אוקטובר יצא </w:t>
      </w:r>
      <w:r w:rsidR="00BE4962" w:rsidRPr="00C10094">
        <w:rPr>
          <w:rFonts w:ascii="David" w:hAnsi="David" w:cs="David"/>
          <w:rtl/>
        </w:rPr>
        <w:t>לאוויר</w:t>
      </w:r>
      <w:r w:rsidRPr="00C10094">
        <w:rPr>
          <w:rFonts w:ascii="David" w:hAnsi="David" w:cs="David"/>
          <w:rtl/>
        </w:rPr>
        <w:t xml:space="preserve"> </w:t>
      </w:r>
      <w:r w:rsidRPr="00C10094">
        <w:rPr>
          <w:rFonts w:ascii="David" w:hAnsi="David" w:cs="David"/>
        </w:rPr>
        <w:t>YouTube API 3</w:t>
      </w:r>
      <w:r w:rsidRPr="00C10094">
        <w:rPr>
          <w:rFonts w:ascii="David" w:hAnsi="David" w:cs="David"/>
          <w:rtl/>
        </w:rPr>
        <w:t xml:space="preserve"> שאחד מחידושיו הינו קבלת רשימת </w:t>
      </w:r>
      <w:r w:rsidRPr="00C10094">
        <w:rPr>
          <w:rFonts w:ascii="David" w:hAnsi="David" w:cs="David"/>
        </w:rPr>
        <w:t>id</w:t>
      </w:r>
      <w:r w:rsidR="00BE4962" w:rsidRPr="00C10094">
        <w:rPr>
          <w:rFonts w:ascii="David" w:hAnsi="David" w:cs="David"/>
          <w:rtl/>
        </w:rPr>
        <w:t xml:space="preserve"> של שירים על פי חיפוש מסוי</w:t>
      </w:r>
      <w:r w:rsidRPr="00C10094">
        <w:rPr>
          <w:rFonts w:ascii="David" w:hAnsi="David" w:cs="David"/>
          <w:rtl/>
        </w:rPr>
        <w:t xml:space="preserve">ם. חידוש נוסף הוא קבלת לינק </w:t>
      </w:r>
      <w:r w:rsidR="009449D8" w:rsidRPr="00C10094">
        <w:rPr>
          <w:rFonts w:ascii="David" w:hAnsi="David" w:cs="David"/>
          <w:rtl/>
        </w:rPr>
        <w:t xml:space="preserve">להצגת השיר </w:t>
      </w:r>
      <w:r w:rsidRPr="00C10094">
        <w:rPr>
          <w:rFonts w:ascii="David" w:hAnsi="David" w:cs="David"/>
          <w:rtl/>
        </w:rPr>
        <w:t>ל</w:t>
      </w:r>
      <w:r w:rsidR="009449D8" w:rsidRPr="00C10094">
        <w:rPr>
          <w:rFonts w:ascii="David" w:hAnsi="David" w:cs="David"/>
          <w:rtl/>
        </w:rPr>
        <w:t>פי ה-</w:t>
      </w:r>
      <w:r w:rsidRPr="00C10094">
        <w:rPr>
          <w:rFonts w:ascii="David" w:hAnsi="David" w:cs="David"/>
        </w:rPr>
        <w:t>id</w:t>
      </w:r>
      <w:r w:rsidR="00BE4962" w:rsidRPr="00C10094">
        <w:rPr>
          <w:rFonts w:ascii="David" w:hAnsi="David" w:cs="David"/>
          <w:rtl/>
        </w:rPr>
        <w:t xml:space="preserve"> מסוי</w:t>
      </w:r>
      <w:r w:rsidRPr="00C10094">
        <w:rPr>
          <w:rFonts w:ascii="David" w:hAnsi="David" w:cs="David"/>
          <w:rtl/>
        </w:rPr>
        <w:t xml:space="preserve">ם. ובכך בעצם התגברנו על הקושי והתאפשרה לנו היכולת לנגן כל שיר שיעלה בחכתנו.  </w:t>
      </w:r>
    </w:p>
    <w:p w:rsidR="00253CC7" w:rsidRPr="00C10094" w:rsidRDefault="00253CC7" w:rsidP="00253CC7">
      <w:pPr>
        <w:jc w:val="left"/>
        <w:rPr>
          <w:rFonts w:ascii="David" w:hAnsi="David" w:cs="David"/>
          <w:rtl/>
        </w:rPr>
      </w:pPr>
    </w:p>
    <w:p w:rsidR="00253CC7" w:rsidRPr="00C10094" w:rsidRDefault="00253CC7" w:rsidP="0078088E">
      <w:pPr>
        <w:jc w:val="left"/>
        <w:rPr>
          <w:rFonts w:ascii="David" w:hAnsi="David" w:cs="David"/>
          <w:rtl/>
        </w:rPr>
      </w:pPr>
      <w:r w:rsidRPr="00C10094">
        <w:rPr>
          <w:rFonts w:ascii="David" w:hAnsi="David" w:cs="David"/>
          <w:rtl/>
        </w:rPr>
        <w:t>התחנה הבאה הייתה מאגר המוזיקה והמידע</w:t>
      </w:r>
      <w:r w:rsidR="009449D8" w:rsidRPr="00C10094">
        <w:rPr>
          <w:rFonts w:ascii="David" w:hAnsi="David" w:cs="David"/>
        </w:rPr>
        <w:t xml:space="preserve">(MB) </w:t>
      </w:r>
      <w:r w:rsidRPr="00C10094">
        <w:rPr>
          <w:rFonts w:ascii="David" w:hAnsi="David" w:cs="David"/>
          <w:rtl/>
        </w:rPr>
        <w:t xml:space="preserve"> </w:t>
      </w:r>
      <w:r w:rsidRPr="00C10094">
        <w:rPr>
          <w:rFonts w:ascii="David" w:hAnsi="David" w:cs="David"/>
        </w:rPr>
        <w:t>MusicBrainz</w:t>
      </w:r>
      <w:r w:rsidR="0078088E" w:rsidRPr="00C10094">
        <w:rPr>
          <w:rFonts w:ascii="David" w:hAnsi="David" w:cs="David"/>
          <w:rtl/>
        </w:rPr>
        <w:t xml:space="preserve"> [</w:t>
      </w:r>
      <w:hyperlink r:id="rId15" w:history="1">
        <w:r w:rsidR="0078088E" w:rsidRPr="00C10094">
          <w:rPr>
            <w:rStyle w:val="Hyperlink"/>
            <w:rFonts w:ascii="David" w:hAnsi="David" w:cs="David"/>
          </w:rPr>
          <w:t>https://musicbrainz.org</w:t>
        </w:r>
        <w:r w:rsidR="0078088E" w:rsidRPr="00C10094">
          <w:rPr>
            <w:rStyle w:val="Hyperlink"/>
            <w:rFonts w:ascii="David" w:hAnsi="David" w:cs="David"/>
            <w:rtl/>
          </w:rPr>
          <w:t>/</w:t>
        </w:r>
      </w:hyperlink>
      <w:r w:rsidR="0078088E" w:rsidRPr="00C10094">
        <w:rPr>
          <w:rFonts w:ascii="David" w:hAnsi="David" w:cs="David"/>
          <w:rtl/>
        </w:rPr>
        <w:t>].</w:t>
      </w:r>
    </w:p>
    <w:p w:rsidR="00253CC7" w:rsidRPr="00C10094" w:rsidRDefault="00253CC7" w:rsidP="00253CC7">
      <w:pPr>
        <w:jc w:val="left"/>
        <w:rPr>
          <w:rFonts w:ascii="David" w:hAnsi="David" w:cs="David"/>
          <w:rtl/>
        </w:rPr>
      </w:pPr>
      <w:r w:rsidRPr="00C10094">
        <w:rPr>
          <w:rFonts w:ascii="David" w:hAnsi="David" w:cs="David"/>
          <w:rtl/>
        </w:rPr>
        <w:t>מחקר מעמיק ב</w:t>
      </w:r>
      <w:r w:rsidRPr="00C10094">
        <w:rPr>
          <w:rFonts w:ascii="David" w:hAnsi="David" w:cs="David"/>
        </w:rPr>
        <w:t>MB</w:t>
      </w:r>
      <w:r w:rsidRPr="00C10094">
        <w:rPr>
          <w:rFonts w:ascii="David" w:hAnsi="David" w:cs="David"/>
          <w:rtl/>
        </w:rPr>
        <w:t xml:space="preserve"> מראה כי הוא מכיל מידע רב אודות תוכן מוזיקה, אך לאחר חקירה ממ</w:t>
      </w:r>
      <w:r w:rsidR="009449D8" w:rsidRPr="00C10094">
        <w:rPr>
          <w:rFonts w:ascii="David" w:hAnsi="David" w:cs="David"/>
          <w:rtl/>
        </w:rPr>
        <w:t>ו</w:t>
      </w:r>
      <w:r w:rsidRPr="00C10094">
        <w:rPr>
          <w:rFonts w:ascii="David" w:hAnsi="David" w:cs="David"/>
          <w:rtl/>
        </w:rPr>
        <w:t>שכת ב</w:t>
      </w:r>
      <w:r w:rsidRPr="00C10094">
        <w:rPr>
          <w:rFonts w:ascii="David" w:hAnsi="David" w:cs="David"/>
        </w:rPr>
        <w:t>MB API</w:t>
      </w:r>
      <w:r w:rsidRPr="00C10094">
        <w:rPr>
          <w:rFonts w:ascii="David" w:hAnsi="David" w:cs="David"/>
          <w:rtl/>
        </w:rPr>
        <w:t xml:space="preserve"> התגלו קשיים רבים בחיפוש מידע ספציפי (חיפוש לפני שנה או איזור גיאוגרפי) ונמצא מידע כפול וסותר כגון שנת הוצאה ומיקום. חקירה אינטנסיבית הביאה אותנו למסקנות הבאות.</w:t>
      </w:r>
    </w:p>
    <w:p w:rsidR="00253CC7" w:rsidRPr="00C10094" w:rsidRDefault="00253CC7" w:rsidP="00253CC7">
      <w:pPr>
        <w:jc w:val="left"/>
        <w:rPr>
          <w:rFonts w:ascii="David" w:hAnsi="David" w:cs="David"/>
          <w:rtl/>
        </w:rPr>
      </w:pPr>
      <w:r w:rsidRPr="00C10094">
        <w:rPr>
          <w:rFonts w:ascii="David" w:hAnsi="David" w:cs="David"/>
          <w:rtl/>
        </w:rPr>
        <w:t>ראשית כל, תוכן מדיה (שיר) מכיל שנת הוצאה ומיקום גיאוגרפי על פי שנת הוצאת האלבום המכיל את השיר והמיקום הגיאוגרפי.</w:t>
      </w:r>
    </w:p>
    <w:p w:rsidR="00253CC7" w:rsidRPr="00C10094" w:rsidRDefault="00253CC7" w:rsidP="00253CC7">
      <w:pPr>
        <w:jc w:val="left"/>
        <w:rPr>
          <w:rFonts w:ascii="David" w:hAnsi="David" w:cs="David"/>
          <w:rtl/>
        </w:rPr>
      </w:pPr>
      <w:r w:rsidRPr="00C10094">
        <w:rPr>
          <w:rFonts w:ascii="David" w:hAnsi="David" w:cs="David"/>
          <w:rtl/>
        </w:rPr>
        <w:t>הסיבה העיקרית לכפילות שנת ההוצאה ומיקום היא הוצאות אלבומי להיטים או אלבומים המכילים שירים מתקופות שונות, ולכן לכל שיר קיימים מספר רב של שנות הוצאה ומיקום.</w:t>
      </w:r>
    </w:p>
    <w:p w:rsidR="00253CC7" w:rsidRPr="00C10094" w:rsidRDefault="00253CC7" w:rsidP="00BE4962">
      <w:pPr>
        <w:jc w:val="left"/>
        <w:rPr>
          <w:rFonts w:ascii="David" w:hAnsi="David" w:cs="David"/>
          <w:rtl/>
        </w:rPr>
      </w:pPr>
      <w:r w:rsidRPr="00C10094">
        <w:rPr>
          <w:rFonts w:ascii="David" w:hAnsi="David" w:cs="David"/>
          <w:rtl/>
        </w:rPr>
        <w:t xml:space="preserve">ולכן, על פי בדיקות רבות ואימות הנתונים בגוגל על כל </w:t>
      </w:r>
      <w:r w:rsidR="00BE4962" w:rsidRPr="00C10094">
        <w:rPr>
          <w:rFonts w:ascii="David" w:hAnsi="David" w:cs="David"/>
          <w:rtl/>
        </w:rPr>
        <w:t>שירים רבים</w:t>
      </w:r>
      <w:r w:rsidRPr="00C10094">
        <w:rPr>
          <w:rFonts w:ascii="David" w:hAnsi="David" w:cs="David"/>
          <w:rtl/>
        </w:rPr>
        <w:t xml:space="preserve">, הבנו כי הדרך הטובה ביותר להתמודד עם הבעיה ולקבל את המידע המדויק ביותר היא </w:t>
      </w:r>
      <w:r w:rsidR="00BE4962" w:rsidRPr="00C10094">
        <w:rPr>
          <w:rFonts w:ascii="David" w:hAnsi="David" w:cs="David"/>
          <w:rtl/>
        </w:rPr>
        <w:t>לקחת את שנת ההוצאה הראשון שמופיע ברשימה.</w:t>
      </w:r>
    </w:p>
    <w:p w:rsidR="00253CC7" w:rsidRPr="00C10094" w:rsidRDefault="00253CC7" w:rsidP="00253CC7">
      <w:pPr>
        <w:jc w:val="left"/>
        <w:rPr>
          <w:rFonts w:ascii="David" w:hAnsi="David" w:cs="David"/>
          <w:rtl/>
        </w:rPr>
      </w:pPr>
      <w:r w:rsidRPr="00C10094">
        <w:rPr>
          <w:rFonts w:ascii="David" w:hAnsi="David" w:cs="David"/>
          <w:rtl/>
        </w:rPr>
        <w:t xml:space="preserve">בנוסף גלינו כי </w:t>
      </w:r>
      <w:r w:rsidRPr="00C10094">
        <w:rPr>
          <w:rFonts w:ascii="David" w:hAnsi="David" w:cs="David"/>
        </w:rPr>
        <w:t>MB</w:t>
      </w:r>
      <w:r w:rsidRPr="00C10094">
        <w:rPr>
          <w:rFonts w:ascii="David" w:hAnsi="David" w:cs="David"/>
          <w:rtl/>
        </w:rPr>
        <w:t xml:space="preserve"> אינו מכיל דירוג פופולאריות אודות תוכן מדיה, מידע שחשוב מאוד לפרויקט. הבנו כי לא ניתן להסתפק אך ורק ב</w:t>
      </w:r>
      <w:r w:rsidRPr="00C10094">
        <w:rPr>
          <w:rFonts w:ascii="David" w:hAnsi="David" w:cs="David"/>
        </w:rPr>
        <w:t>MB</w:t>
      </w:r>
      <w:r w:rsidRPr="00C10094">
        <w:rPr>
          <w:rFonts w:ascii="David" w:hAnsi="David" w:cs="David"/>
          <w:rtl/>
        </w:rPr>
        <w:t xml:space="preserve"> במקור ראשי למידע ונצטרך לדעת לשלב בין מאגרים שונים.</w:t>
      </w:r>
    </w:p>
    <w:p w:rsidR="00BE4962" w:rsidRPr="00C10094" w:rsidRDefault="00BE4962" w:rsidP="00253CC7">
      <w:pPr>
        <w:jc w:val="left"/>
        <w:rPr>
          <w:rFonts w:ascii="David" w:hAnsi="David" w:cs="David"/>
          <w:rtl/>
        </w:rPr>
      </w:pPr>
    </w:p>
    <w:p w:rsidR="00BE4962" w:rsidRPr="00C10094" w:rsidRDefault="00BE4962" w:rsidP="0078088E">
      <w:pPr>
        <w:jc w:val="left"/>
        <w:rPr>
          <w:rFonts w:ascii="David" w:hAnsi="David" w:cs="David"/>
          <w:rtl/>
        </w:rPr>
      </w:pPr>
      <w:r w:rsidRPr="00C10094">
        <w:rPr>
          <w:rFonts w:ascii="David" w:hAnsi="David" w:cs="David"/>
          <w:rtl/>
        </w:rPr>
        <w:t xml:space="preserve">בעיה נוספת שנתקלנו איתה במהלך העבודה עם </w:t>
      </w:r>
      <w:r w:rsidRPr="00C10094">
        <w:rPr>
          <w:rFonts w:ascii="David" w:hAnsi="David" w:cs="David"/>
        </w:rPr>
        <w:t>MusicBrainz</w:t>
      </w:r>
      <w:r w:rsidRPr="00C10094">
        <w:rPr>
          <w:rFonts w:ascii="David" w:hAnsi="David" w:cs="David"/>
          <w:rtl/>
        </w:rPr>
        <w:t>, הייתה שלאחר 16 בקשות של השרת לקבלת מ</w:t>
      </w:r>
      <w:r w:rsidR="00732602" w:rsidRPr="00C10094">
        <w:rPr>
          <w:rFonts w:ascii="David" w:hAnsi="David" w:cs="David"/>
          <w:rtl/>
        </w:rPr>
        <w:t>ידע</w:t>
      </w:r>
      <w:r w:rsidRPr="00C10094">
        <w:rPr>
          <w:rFonts w:ascii="David" w:hAnsi="David" w:cs="David"/>
          <w:rtl/>
        </w:rPr>
        <w:t xml:space="preserve">, החיבור היה מסתיים והעברת המידע נפסקה. בכל בקשה היה ניתן לקבל </w:t>
      </w:r>
      <w:r w:rsidR="00434925" w:rsidRPr="00C10094">
        <w:rPr>
          <w:rFonts w:ascii="David" w:hAnsi="David" w:cs="David"/>
          <w:rtl/>
        </w:rPr>
        <w:t>100</w:t>
      </w:r>
      <w:r w:rsidRPr="00C10094">
        <w:rPr>
          <w:rFonts w:ascii="David" w:hAnsi="David" w:cs="David"/>
          <w:rtl/>
        </w:rPr>
        <w:t xml:space="preserve"> שירים</w:t>
      </w:r>
      <w:r w:rsidR="00732602" w:rsidRPr="00C10094">
        <w:rPr>
          <w:rFonts w:ascii="David" w:hAnsi="David" w:cs="David"/>
          <w:rtl/>
        </w:rPr>
        <w:t xml:space="preserve">, ולאחר 16 בקשות היה ניתן לקבל </w:t>
      </w:r>
      <w:r w:rsidR="00434925" w:rsidRPr="00C10094">
        <w:rPr>
          <w:rFonts w:ascii="David" w:hAnsi="David" w:cs="David"/>
          <w:rtl/>
        </w:rPr>
        <w:t>16</w:t>
      </w:r>
      <w:r w:rsidR="00732602" w:rsidRPr="00C10094">
        <w:rPr>
          <w:rFonts w:ascii="David" w:hAnsi="David" w:cs="David"/>
          <w:rtl/>
        </w:rPr>
        <w:t>00 שירים. המטרה שלנו הייתה לקבל</w:t>
      </w:r>
      <w:r w:rsidR="00434925" w:rsidRPr="00C10094">
        <w:rPr>
          <w:rFonts w:ascii="David" w:hAnsi="David" w:cs="David"/>
          <w:rtl/>
        </w:rPr>
        <w:t xml:space="preserve"> מס</w:t>
      </w:r>
      <w:r w:rsidR="00DE62EC" w:rsidRPr="00C10094">
        <w:rPr>
          <w:rFonts w:ascii="David" w:hAnsi="David" w:cs="David"/>
          <w:rtl/>
        </w:rPr>
        <w:t>פר</w:t>
      </w:r>
      <w:r w:rsidR="00434925" w:rsidRPr="00C10094">
        <w:rPr>
          <w:rFonts w:ascii="David" w:hAnsi="David" w:cs="David"/>
          <w:rtl/>
        </w:rPr>
        <w:t xml:space="preserve"> גבוה של שירים שיכול להגיע גם ל30</w:t>
      </w:r>
      <w:r w:rsidR="00732602" w:rsidRPr="00C10094">
        <w:rPr>
          <w:rFonts w:ascii="David" w:hAnsi="David" w:cs="David"/>
          <w:rtl/>
        </w:rPr>
        <w:t>0,000 שירים בכל פעם שאנו נגשים ל</w:t>
      </w:r>
      <w:r w:rsidR="00732602" w:rsidRPr="00C10094">
        <w:rPr>
          <w:rFonts w:ascii="David" w:hAnsi="David" w:cs="David"/>
        </w:rPr>
        <w:t>MusicBrainz</w:t>
      </w:r>
      <w:r w:rsidR="00732602" w:rsidRPr="00C10094">
        <w:rPr>
          <w:rFonts w:ascii="David" w:hAnsi="David" w:cs="David"/>
          <w:rtl/>
        </w:rPr>
        <w:t xml:space="preserve"> (שירים שיצאו שנה מסויימת/מיקום גיאוגרפי). על מנת להתמודד עם הבעיה</w:t>
      </w:r>
      <w:r w:rsidR="00434925" w:rsidRPr="00C10094">
        <w:rPr>
          <w:rFonts w:ascii="David" w:hAnsi="David" w:cs="David"/>
          <w:rtl/>
        </w:rPr>
        <w:t xml:space="preserve"> הורדנו ושמרנו בקבצים את כל המידע על השירים מהשנים 1880 עד 2018. הנתונים נשמרו בקבצי </w:t>
      </w:r>
      <w:r w:rsidR="00434925" w:rsidRPr="00C10094">
        <w:rPr>
          <w:rFonts w:ascii="David" w:hAnsi="David" w:cs="David"/>
        </w:rPr>
        <w:t>json</w:t>
      </w:r>
      <w:r w:rsidR="00434925" w:rsidRPr="00C10094">
        <w:rPr>
          <w:rFonts w:ascii="David" w:hAnsi="David" w:cs="David"/>
          <w:rtl/>
        </w:rPr>
        <w:t xml:space="preserve"> המכילים 100 שירים בכל קובץ, לאחר מכן העברנו את כל המידע לתוך שרת ה</w:t>
      </w:r>
      <w:r w:rsidR="00434925" w:rsidRPr="00C10094">
        <w:rPr>
          <w:rFonts w:ascii="David" w:hAnsi="David" w:cs="David"/>
        </w:rPr>
        <w:t>mongo</w:t>
      </w:r>
      <w:r w:rsidR="00434925" w:rsidRPr="00C10094">
        <w:rPr>
          <w:rFonts w:ascii="David" w:hAnsi="David" w:cs="David"/>
          <w:rtl/>
        </w:rPr>
        <w:t xml:space="preserve"> עם המידע שהיה רלוונטי לנו. עדיין היה חסר מידע מסויים (כמו דירוג השיר או מספר צפיות, והיכולת להשמיע אותו) והשלמנו את המידע מה</w:t>
      </w:r>
      <w:r w:rsidR="00434925" w:rsidRPr="00C10094">
        <w:rPr>
          <w:rFonts w:ascii="David" w:hAnsi="David" w:cs="David"/>
        </w:rPr>
        <w:t>YouTube</w:t>
      </w:r>
      <w:r w:rsidR="00B900E0" w:rsidRPr="00C10094">
        <w:rPr>
          <w:rFonts w:ascii="David" w:hAnsi="David" w:cs="David"/>
          <w:rtl/>
        </w:rPr>
        <w:t xml:space="preserve"> שהוא מס מזהה של הוידאו על מנת לנגן אותו במערכת, מספר צפיות ותגים.</w:t>
      </w:r>
      <w:del w:id="1" w:author="אבי כהן" w:date="2018-01-31T19:16:00Z">
        <w:r w:rsidR="00732602" w:rsidRPr="00C10094" w:rsidDel="0078088E">
          <w:rPr>
            <w:rFonts w:ascii="David" w:hAnsi="David" w:cs="David"/>
            <w:rtl/>
          </w:rPr>
          <w:delText xml:space="preserve"> </w:delText>
        </w:r>
      </w:del>
    </w:p>
    <w:p w:rsidR="00253CC7" w:rsidRPr="00C10094" w:rsidRDefault="00253CC7" w:rsidP="00253CC7">
      <w:pPr>
        <w:jc w:val="left"/>
        <w:rPr>
          <w:rFonts w:ascii="David" w:hAnsi="David" w:cs="David"/>
          <w:rtl/>
        </w:rPr>
      </w:pPr>
    </w:p>
    <w:p w:rsidR="00253CC7" w:rsidRPr="00C10094" w:rsidRDefault="00253CC7" w:rsidP="00253CC7">
      <w:pPr>
        <w:jc w:val="left"/>
        <w:rPr>
          <w:rFonts w:ascii="David" w:hAnsi="David" w:cs="David"/>
          <w:rtl/>
        </w:rPr>
      </w:pPr>
      <w:r w:rsidRPr="00C10094">
        <w:rPr>
          <w:rFonts w:ascii="David" w:hAnsi="David" w:cs="David"/>
          <w:rtl/>
        </w:rPr>
        <w:t xml:space="preserve">מחקר נוסף ביצענו במאגר המוזיקה והמידע </w:t>
      </w:r>
      <w:r w:rsidRPr="00C10094">
        <w:rPr>
          <w:rFonts w:ascii="David" w:hAnsi="David" w:cs="David"/>
        </w:rPr>
        <w:t>Last.fm</w:t>
      </w:r>
      <w:r w:rsidR="004E4C07" w:rsidRPr="00C10094">
        <w:rPr>
          <w:rFonts w:ascii="David" w:hAnsi="David" w:cs="David"/>
          <w:rtl/>
        </w:rPr>
        <w:t xml:space="preserve"> [</w:t>
      </w:r>
      <w:hyperlink r:id="rId16" w:history="1">
        <w:r w:rsidR="004E4C07" w:rsidRPr="00C10094">
          <w:rPr>
            <w:rStyle w:val="Hyperlink"/>
            <w:rFonts w:ascii="David" w:hAnsi="David" w:cs="David"/>
          </w:rPr>
          <w:t>https://www.last.fm</w:t>
        </w:r>
        <w:r w:rsidR="004E4C07" w:rsidRPr="00C10094">
          <w:rPr>
            <w:rStyle w:val="Hyperlink"/>
            <w:rFonts w:ascii="David" w:hAnsi="David" w:cs="David"/>
            <w:rtl/>
          </w:rPr>
          <w:t>/</w:t>
        </w:r>
      </w:hyperlink>
      <w:r w:rsidR="004E4C07" w:rsidRPr="00C10094">
        <w:rPr>
          <w:rFonts w:ascii="David" w:hAnsi="David" w:cs="David"/>
          <w:rtl/>
        </w:rPr>
        <w:t>]</w:t>
      </w:r>
      <w:r w:rsidRPr="00C10094">
        <w:rPr>
          <w:rFonts w:ascii="David" w:hAnsi="David" w:cs="David"/>
          <w:rtl/>
        </w:rPr>
        <w:t>.</w:t>
      </w:r>
      <w:r w:rsidRPr="00C10094">
        <w:rPr>
          <w:rFonts w:ascii="David" w:hAnsi="David" w:cs="David"/>
        </w:rPr>
        <w:t xml:space="preserve"> </w:t>
      </w:r>
      <w:r w:rsidRPr="00C10094">
        <w:rPr>
          <w:rFonts w:ascii="David" w:hAnsi="David" w:cs="David"/>
          <w:rtl/>
        </w:rPr>
        <w:t>בדומה ל</w:t>
      </w:r>
      <w:r w:rsidRPr="00C10094">
        <w:rPr>
          <w:rFonts w:ascii="David" w:hAnsi="David" w:cs="David"/>
        </w:rPr>
        <w:t>MB</w:t>
      </w:r>
      <w:r w:rsidRPr="00C10094">
        <w:rPr>
          <w:rFonts w:ascii="David" w:hAnsi="David" w:cs="David"/>
          <w:rtl/>
        </w:rPr>
        <w:t>, מציג</w:t>
      </w:r>
      <w:r w:rsidRPr="00C10094">
        <w:rPr>
          <w:rFonts w:ascii="David" w:hAnsi="David" w:cs="David"/>
        </w:rPr>
        <w:t xml:space="preserve"> Last.fm </w:t>
      </w:r>
      <w:r w:rsidRPr="00C10094">
        <w:rPr>
          <w:rFonts w:ascii="David" w:hAnsi="David" w:cs="David"/>
          <w:rtl/>
        </w:rPr>
        <w:t xml:space="preserve"> מידע על שירים מתקופות שונות.</w:t>
      </w:r>
    </w:p>
    <w:p w:rsidR="00253CC7" w:rsidRPr="00C10094" w:rsidRDefault="00253CC7" w:rsidP="00253CC7">
      <w:pPr>
        <w:jc w:val="left"/>
        <w:rPr>
          <w:rFonts w:ascii="David" w:hAnsi="David" w:cs="David"/>
          <w:rtl/>
        </w:rPr>
      </w:pPr>
      <w:r w:rsidRPr="00C10094">
        <w:rPr>
          <w:rFonts w:ascii="David" w:hAnsi="David" w:cs="David"/>
          <w:rtl/>
        </w:rPr>
        <w:t>לשלב הזה במחקר ידענו כי עלינו לחפש מי</w:t>
      </w:r>
      <w:r w:rsidR="00BE4962" w:rsidRPr="00C10094">
        <w:rPr>
          <w:rFonts w:ascii="David" w:hAnsi="David" w:cs="David"/>
          <w:rtl/>
        </w:rPr>
        <w:t>דע כגון שם מבצע, שם שיר, שנה, ת</w:t>
      </w:r>
      <w:r w:rsidRPr="00C10094">
        <w:rPr>
          <w:rFonts w:ascii="David" w:hAnsi="David" w:cs="David"/>
          <w:rtl/>
        </w:rPr>
        <w:t>גים אותו השיר, איזור גיאוגרפי ודירוג פופ</w:t>
      </w:r>
      <w:r w:rsidR="00BE4962" w:rsidRPr="00C10094">
        <w:rPr>
          <w:rFonts w:ascii="David" w:hAnsi="David" w:cs="David"/>
          <w:rtl/>
        </w:rPr>
        <w:t>ו</w:t>
      </w:r>
      <w:r w:rsidRPr="00C10094">
        <w:rPr>
          <w:rFonts w:ascii="David" w:hAnsi="David" w:cs="David"/>
          <w:rtl/>
        </w:rPr>
        <w:t>ל</w:t>
      </w:r>
      <w:r w:rsidR="00BE4962" w:rsidRPr="00C10094">
        <w:rPr>
          <w:rFonts w:ascii="David" w:hAnsi="David" w:cs="David"/>
          <w:rtl/>
        </w:rPr>
        <w:t>א</w:t>
      </w:r>
      <w:r w:rsidRPr="00C10094">
        <w:rPr>
          <w:rFonts w:ascii="David" w:hAnsi="David" w:cs="David"/>
          <w:rtl/>
        </w:rPr>
        <w:t>ריות. בשונה מ</w:t>
      </w:r>
      <w:r w:rsidRPr="00C10094">
        <w:rPr>
          <w:rFonts w:ascii="David" w:hAnsi="David" w:cs="David"/>
        </w:rPr>
        <w:t>MB</w:t>
      </w:r>
      <w:r w:rsidRPr="00C10094">
        <w:rPr>
          <w:rFonts w:ascii="David" w:hAnsi="David" w:cs="David"/>
          <w:rtl/>
        </w:rPr>
        <w:t xml:space="preserve">, מאגר המידע </w:t>
      </w:r>
      <w:r w:rsidRPr="00C10094">
        <w:rPr>
          <w:rFonts w:ascii="David" w:hAnsi="David" w:cs="David"/>
        </w:rPr>
        <w:t>Last.fm</w:t>
      </w:r>
      <w:r w:rsidRPr="00C10094">
        <w:rPr>
          <w:rFonts w:ascii="David" w:hAnsi="David" w:cs="David"/>
          <w:rtl/>
        </w:rPr>
        <w:t xml:space="preserve"> מציג מצעד שירים באמצעות </w:t>
      </w:r>
      <w:r w:rsidRPr="00C10094">
        <w:rPr>
          <w:rFonts w:ascii="David" w:hAnsi="David" w:cs="David"/>
        </w:rPr>
        <w:t>API</w:t>
      </w:r>
      <w:r w:rsidR="00BE4962" w:rsidRPr="00C10094">
        <w:rPr>
          <w:rFonts w:ascii="David" w:hAnsi="David" w:cs="David"/>
          <w:rtl/>
        </w:rPr>
        <w:t xml:space="preserve"> לפי תקופה זמן מסו</w:t>
      </w:r>
      <w:r w:rsidRPr="00C10094">
        <w:rPr>
          <w:rFonts w:ascii="David" w:hAnsi="David" w:cs="David"/>
          <w:rtl/>
        </w:rPr>
        <w:t>ימת, אך בדיקה ידנית עבור מצעד השירים שקיבלנו התברר כי השירים לא עדכניים ולא מציגים את הלהיטים עבור אותה תקופה. בדיקה מעמיקה בפורומים שונים הביאה לידיעתנו כי מאגר המידע לא מעודכן מאז 2015. הוחלט לזנוח אותו ולהמשיך במחקר.</w:t>
      </w:r>
    </w:p>
    <w:p w:rsidR="00253CC7" w:rsidRPr="00C10094" w:rsidRDefault="00253CC7" w:rsidP="00253CC7">
      <w:pPr>
        <w:jc w:val="left"/>
        <w:rPr>
          <w:rFonts w:ascii="David" w:hAnsi="David" w:cs="David"/>
          <w:rtl/>
        </w:rPr>
      </w:pPr>
    </w:p>
    <w:p w:rsidR="00253CC7" w:rsidRPr="00C10094" w:rsidRDefault="00B13836" w:rsidP="0078088E">
      <w:pPr>
        <w:jc w:val="left"/>
        <w:rPr>
          <w:rFonts w:ascii="David" w:hAnsi="David" w:cs="David"/>
          <w:rtl/>
        </w:rPr>
      </w:pPr>
      <w:r w:rsidRPr="00C10094">
        <w:rPr>
          <w:rFonts w:ascii="David" w:hAnsi="David" w:cs="David"/>
          <w:rtl/>
        </w:rPr>
        <w:t xml:space="preserve">מחקר נוסף ביצענו במאגר המידע והמוזיקה </w:t>
      </w:r>
      <w:r w:rsidRPr="00C10094">
        <w:rPr>
          <w:rFonts w:ascii="David" w:hAnsi="David" w:cs="David"/>
        </w:rPr>
        <w:t>Discogs</w:t>
      </w:r>
      <w:r w:rsidR="004E4C07" w:rsidRPr="00C10094">
        <w:rPr>
          <w:rFonts w:ascii="David" w:hAnsi="David" w:cs="David"/>
          <w:rtl/>
        </w:rPr>
        <w:t xml:space="preserve"> [</w:t>
      </w:r>
      <w:hyperlink r:id="rId17" w:history="1">
        <w:r w:rsidR="004E4C07" w:rsidRPr="00C10094">
          <w:rPr>
            <w:rStyle w:val="Hyperlink"/>
            <w:rFonts w:ascii="David" w:hAnsi="David" w:cs="David"/>
          </w:rPr>
          <w:t>https://www.discogs.com</w:t>
        </w:r>
        <w:r w:rsidR="004E4C07" w:rsidRPr="00C10094">
          <w:rPr>
            <w:rStyle w:val="Hyperlink"/>
            <w:rFonts w:ascii="David" w:hAnsi="David" w:cs="David"/>
            <w:rtl/>
          </w:rPr>
          <w:t>/</w:t>
        </w:r>
      </w:hyperlink>
      <w:r w:rsidR="004E4C07" w:rsidRPr="00C10094">
        <w:rPr>
          <w:rFonts w:ascii="David" w:hAnsi="David" w:cs="David"/>
          <w:rtl/>
        </w:rPr>
        <w:t>]</w:t>
      </w:r>
      <w:r w:rsidRPr="00C10094">
        <w:rPr>
          <w:rFonts w:ascii="David" w:hAnsi="David" w:cs="David"/>
          <w:rtl/>
        </w:rPr>
        <w:t>. בדומה לקודמיו, ה</w:t>
      </w:r>
      <w:r w:rsidRPr="00C10094">
        <w:rPr>
          <w:rFonts w:ascii="David" w:hAnsi="David" w:cs="David"/>
        </w:rPr>
        <w:t>Discogs-</w:t>
      </w:r>
      <w:r w:rsidRPr="00C10094">
        <w:rPr>
          <w:rFonts w:ascii="David" w:hAnsi="David" w:cs="David"/>
          <w:rtl/>
        </w:rPr>
        <w:t xml:space="preserve"> מספק מידע רב על שירים, כגון שנות הוצאה ומידע על חברות תקליטים שונות. האתר מתחה בעיקר במוזיקה אלקטרונית, ואנו נרצה מערכת המלצה שתשלוט במגוון רחב של מוזיקה. בנוסף, ראינו כי המידע </w:t>
      </w:r>
      <w:r w:rsidR="0078088E" w:rsidRPr="00C10094">
        <w:rPr>
          <w:rFonts w:ascii="David" w:hAnsi="David" w:cs="David"/>
          <w:rtl/>
        </w:rPr>
        <w:t xml:space="preserve">מקוטלג </w:t>
      </w:r>
      <w:r w:rsidRPr="00C10094">
        <w:rPr>
          <w:rFonts w:ascii="David" w:hAnsi="David" w:cs="David"/>
          <w:rtl/>
        </w:rPr>
        <w:t xml:space="preserve">על פי אלבומים שלמים, וכי אנו נרצה לקבל מידע אודות שיר ספציפי. דבר נוסף שפסל את השימוש בפלטפורמה זאת במערכת שלנו היה כי המידע אינו מקוטלג על פי מיקום </w:t>
      </w:r>
      <w:r w:rsidR="00BE4962" w:rsidRPr="00C10094">
        <w:rPr>
          <w:rFonts w:ascii="David" w:hAnsi="David" w:cs="David"/>
          <w:rtl/>
        </w:rPr>
        <w:t>גיאוגרפי</w:t>
      </w:r>
      <w:r w:rsidRPr="00C10094">
        <w:rPr>
          <w:rFonts w:ascii="David" w:hAnsi="David" w:cs="David"/>
          <w:rtl/>
        </w:rPr>
        <w:t>, דבר שמאוד קריטי למטרת הפרויקט, היות והקריטריון הראשי הוא מיקום גיאוגרפי, בנוסף לשנת הוצאת השיר.</w:t>
      </w:r>
    </w:p>
    <w:p w:rsidR="00253CC7" w:rsidRPr="00C10094" w:rsidRDefault="00253CC7" w:rsidP="00253CC7">
      <w:pPr>
        <w:jc w:val="left"/>
        <w:rPr>
          <w:rFonts w:ascii="David" w:hAnsi="David" w:cs="David"/>
          <w:rtl/>
        </w:rPr>
      </w:pPr>
    </w:p>
    <w:p w:rsidR="00FB5C15" w:rsidRPr="00C10094" w:rsidRDefault="00FB5C15" w:rsidP="00FB5C15">
      <w:pPr>
        <w:pStyle w:val="2"/>
        <w:jc w:val="left"/>
        <w:rPr>
          <w:rFonts w:ascii="David" w:hAnsi="David" w:cs="David"/>
          <w:rtl/>
        </w:rPr>
      </w:pPr>
      <w:r w:rsidRPr="00C10094">
        <w:rPr>
          <w:rFonts w:ascii="David" w:hAnsi="David" w:cs="David"/>
          <w:rtl/>
        </w:rPr>
        <w:t xml:space="preserve">     </w:t>
      </w:r>
      <w:bookmarkStart w:id="2" w:name="_Toc498810599"/>
      <w:r w:rsidRPr="00C10094">
        <w:rPr>
          <w:rFonts w:ascii="David" w:hAnsi="David" w:cs="David"/>
          <w:rtl/>
        </w:rPr>
        <w:t>2.2 הבעיה מבחינת הנדסת תוכנה</w:t>
      </w:r>
      <w:bookmarkEnd w:id="2"/>
    </w:p>
    <w:p w:rsidR="00FB5C15" w:rsidRPr="00C10094" w:rsidRDefault="00FB5C15" w:rsidP="00754C23">
      <w:pPr>
        <w:jc w:val="left"/>
        <w:rPr>
          <w:rFonts w:ascii="David" w:hAnsi="David" w:cs="David"/>
          <w:rtl/>
        </w:rPr>
      </w:pPr>
      <w:r w:rsidRPr="00C10094">
        <w:rPr>
          <w:rFonts w:ascii="David" w:hAnsi="David" w:cs="David"/>
          <w:rtl/>
        </w:rPr>
        <w:t xml:space="preserve">הפרויקט מספק אתגרים בתחום מערכת המלצה, המבוססות על קשר בין תכנים דומים ושליפת תכנים רלוונטיים על פי פרמטרים. על מנת לבנות מערכת המלצה שתעבוד בצורה מדויקת ויעילה, קיים צורך להבין איך לקשר בין תכנים דומים, ועולות השאלות הבאות: </w:t>
      </w:r>
    </w:p>
    <w:p w:rsidR="00FB5C15" w:rsidRPr="00C10094" w:rsidRDefault="00BE4962" w:rsidP="00FB5C15">
      <w:pPr>
        <w:jc w:val="left"/>
        <w:rPr>
          <w:rFonts w:ascii="David" w:hAnsi="David" w:cs="David"/>
          <w:rtl/>
        </w:rPr>
      </w:pPr>
      <w:r w:rsidRPr="00C10094">
        <w:rPr>
          <w:rFonts w:ascii="David" w:hAnsi="David" w:cs="David"/>
          <w:rtl/>
        </w:rPr>
        <w:t>כיצד נשלוף מידע רלוונטי ומדו</w:t>
      </w:r>
      <w:r w:rsidR="00FB5C15" w:rsidRPr="00C10094">
        <w:rPr>
          <w:rFonts w:ascii="David" w:hAnsi="David" w:cs="David"/>
          <w:rtl/>
        </w:rPr>
        <w:t>יק?</w:t>
      </w:r>
    </w:p>
    <w:p w:rsidR="00FB5C15" w:rsidRPr="00C10094" w:rsidRDefault="00FB5C15" w:rsidP="00FB5C15">
      <w:pPr>
        <w:jc w:val="left"/>
        <w:rPr>
          <w:rFonts w:ascii="David" w:hAnsi="David" w:cs="David"/>
          <w:rtl/>
        </w:rPr>
      </w:pPr>
      <w:r w:rsidRPr="00C10094">
        <w:rPr>
          <w:rFonts w:ascii="David" w:hAnsi="David" w:cs="David"/>
          <w:rtl/>
        </w:rPr>
        <w:t>איך מזהים קווי שוני/דמיון בין תכנים?</w:t>
      </w:r>
    </w:p>
    <w:p w:rsidR="00FB5C15" w:rsidRPr="00C10094" w:rsidRDefault="00FB5C15" w:rsidP="00FB5C15">
      <w:pPr>
        <w:jc w:val="left"/>
        <w:rPr>
          <w:rFonts w:ascii="David" w:hAnsi="David" w:cs="David"/>
          <w:rtl/>
        </w:rPr>
      </w:pPr>
      <w:r w:rsidRPr="00C10094">
        <w:rPr>
          <w:rFonts w:ascii="David" w:hAnsi="David" w:cs="David"/>
          <w:rtl/>
        </w:rPr>
        <w:t>על פי אילו מאפיינים  ניתן יהיה לבסס קשר בין תוכן אחד לאחר?</w:t>
      </w:r>
    </w:p>
    <w:p w:rsidR="00FB5C15" w:rsidRPr="00C10094" w:rsidRDefault="00FB5C15" w:rsidP="00FB5C15">
      <w:pPr>
        <w:jc w:val="left"/>
        <w:rPr>
          <w:rFonts w:ascii="David" w:hAnsi="David" w:cs="David"/>
          <w:rtl/>
        </w:rPr>
      </w:pPr>
      <w:r w:rsidRPr="00C10094">
        <w:rPr>
          <w:rFonts w:ascii="David" w:hAnsi="David" w:cs="David"/>
          <w:rtl/>
        </w:rPr>
        <w:t>כיצד לזהות קשר בין אישיות שונות על פי תכנים דומים?</w:t>
      </w:r>
    </w:p>
    <w:p w:rsidR="00FB5C15" w:rsidRPr="00C10094" w:rsidRDefault="00FB5C15" w:rsidP="00FB5C15">
      <w:pPr>
        <w:jc w:val="left"/>
        <w:rPr>
          <w:rFonts w:ascii="David" w:hAnsi="David" w:cs="David"/>
          <w:rtl/>
        </w:rPr>
      </w:pPr>
    </w:p>
    <w:p w:rsidR="00DD2B0C" w:rsidRPr="00C10094" w:rsidRDefault="00FB5C15" w:rsidP="00CD7031">
      <w:pPr>
        <w:jc w:val="left"/>
        <w:rPr>
          <w:rFonts w:ascii="David" w:hAnsi="David" w:cs="David"/>
          <w:rtl/>
        </w:rPr>
      </w:pPr>
      <w:r w:rsidRPr="00C10094">
        <w:rPr>
          <w:rFonts w:ascii="David" w:hAnsi="David" w:cs="David"/>
          <w:rtl/>
        </w:rPr>
        <w:t>לאחר חקירה מעמיקה ב</w:t>
      </w:r>
      <w:r w:rsidR="00CD7031" w:rsidRPr="00C10094">
        <w:rPr>
          <w:rFonts w:ascii="David" w:hAnsi="David" w:cs="David"/>
          <w:rtl/>
        </w:rPr>
        <w:t>ארבעת</w:t>
      </w:r>
      <w:r w:rsidRPr="00C10094">
        <w:rPr>
          <w:rFonts w:ascii="David" w:hAnsi="David" w:cs="David"/>
          <w:rtl/>
        </w:rPr>
        <w:t xml:space="preserve"> מאגרי מידע, הבנו כי </w:t>
      </w:r>
      <w:r w:rsidR="00717418" w:rsidRPr="00C10094">
        <w:rPr>
          <w:rFonts w:ascii="David" w:hAnsi="David" w:cs="David"/>
          <w:rtl/>
        </w:rPr>
        <w:t>ה-</w:t>
      </w:r>
      <w:r w:rsidR="00717418" w:rsidRPr="00C10094">
        <w:rPr>
          <w:rFonts w:ascii="David" w:hAnsi="David" w:cs="David"/>
        </w:rPr>
        <w:t>data source</w:t>
      </w:r>
      <w:r w:rsidR="00717418" w:rsidRPr="00C10094">
        <w:rPr>
          <w:rFonts w:ascii="David" w:hAnsi="David" w:cs="David"/>
          <w:rtl/>
        </w:rPr>
        <w:t xml:space="preserve"> </w:t>
      </w:r>
      <w:r w:rsidRPr="00C10094">
        <w:rPr>
          <w:rFonts w:ascii="David" w:hAnsi="David" w:cs="David"/>
          <w:rtl/>
        </w:rPr>
        <w:t>הקיים באינטרנט אינו</w:t>
      </w:r>
      <w:r w:rsidR="00717418" w:rsidRPr="00C10094">
        <w:rPr>
          <w:rFonts w:ascii="David" w:hAnsi="David" w:cs="David"/>
          <w:rtl/>
        </w:rPr>
        <w:t xml:space="preserve"> מוצג בצורה ברורה ומ"מוכנה לשימוש", המלווה במידע כפול וסותר. הבנו כי אין </w:t>
      </w:r>
      <w:r w:rsidR="00BE4962" w:rsidRPr="00C10094">
        <w:rPr>
          <w:rFonts w:ascii="David" w:hAnsi="David" w:cs="David"/>
          <w:rtl/>
        </w:rPr>
        <w:t>ברירה, ועל מנת להכניס מידע מדוי</w:t>
      </w:r>
      <w:r w:rsidR="00717418" w:rsidRPr="00C10094">
        <w:rPr>
          <w:rFonts w:ascii="David" w:hAnsi="David" w:cs="David"/>
          <w:rtl/>
        </w:rPr>
        <w:t xml:space="preserve">ק ככל האפשר עבור </w:t>
      </w:r>
      <w:r w:rsidR="00DD2B0C" w:rsidRPr="00C10094">
        <w:rPr>
          <w:rFonts w:ascii="David" w:hAnsi="David" w:cs="David"/>
          <w:rtl/>
        </w:rPr>
        <w:t>תוכן מדיה ל</w:t>
      </w:r>
      <w:r w:rsidR="00DD2B0C" w:rsidRPr="00C10094">
        <w:rPr>
          <w:rFonts w:ascii="David" w:hAnsi="David" w:cs="David"/>
        </w:rPr>
        <w:t>database</w:t>
      </w:r>
      <w:r w:rsidR="00DD2B0C" w:rsidRPr="00C10094">
        <w:rPr>
          <w:rFonts w:ascii="David" w:hAnsi="David" w:cs="David"/>
          <w:rtl/>
        </w:rPr>
        <w:t xml:space="preserve"> שלנו, יש צורך לברור מתוך כל המידע שקיבלנו ולהבין: האם יש תבנית קבועה ששם נמצא שנת ההוצאה והמיקום הראשוני של השיר? איך להתעלם מהוצאות שונות בשנים מאוחרות יותר?</w:t>
      </w:r>
    </w:p>
    <w:p w:rsidR="00FB5C15" w:rsidRPr="00C10094" w:rsidRDefault="00FB5C15" w:rsidP="00DD2B0C">
      <w:pPr>
        <w:jc w:val="left"/>
        <w:rPr>
          <w:rFonts w:ascii="David" w:hAnsi="David" w:cs="David"/>
          <w:rtl/>
        </w:rPr>
      </w:pPr>
      <w:r w:rsidRPr="00C10094">
        <w:rPr>
          <w:rFonts w:ascii="David" w:hAnsi="David" w:cs="David"/>
          <w:rtl/>
        </w:rPr>
        <w:t xml:space="preserve">הבדיקה נעשתה לעיתים על ידי בדיקה וחיפוש באינטרנט, חיפוש תקופות </w:t>
      </w:r>
      <w:r w:rsidR="00BE4962" w:rsidRPr="00C10094">
        <w:rPr>
          <w:rFonts w:ascii="David" w:hAnsi="David" w:cs="David"/>
          <w:rtl/>
        </w:rPr>
        <w:t>ואזורים</w:t>
      </w:r>
      <w:r w:rsidRPr="00C10094">
        <w:rPr>
          <w:rFonts w:ascii="David" w:hAnsi="David" w:cs="David"/>
          <w:rtl/>
        </w:rPr>
        <w:t xml:space="preserve"> שנכונים לתקופתנו, </w:t>
      </w:r>
      <w:r w:rsidR="00DD2B0C" w:rsidRPr="00C10094">
        <w:rPr>
          <w:rFonts w:ascii="David" w:hAnsi="David" w:cs="David"/>
          <w:rtl/>
        </w:rPr>
        <w:t xml:space="preserve">ואף נעזרנו באנשים קרובים </w:t>
      </w:r>
      <w:r w:rsidRPr="00C10094">
        <w:rPr>
          <w:rFonts w:ascii="David" w:hAnsi="David" w:cs="David"/>
          <w:rtl/>
        </w:rPr>
        <w:t>בגילאים שונים</w:t>
      </w:r>
      <w:r w:rsidR="00DD2B0C" w:rsidRPr="00C10094">
        <w:rPr>
          <w:rFonts w:ascii="David" w:hAnsi="David" w:cs="David"/>
          <w:rtl/>
        </w:rPr>
        <w:t>, ממוצאים שונים על מנת לאמת את המידע</w:t>
      </w:r>
      <w:r w:rsidRPr="00C10094">
        <w:rPr>
          <w:rFonts w:ascii="David" w:hAnsi="David" w:cs="David"/>
          <w:rtl/>
        </w:rPr>
        <w:t>.</w:t>
      </w:r>
    </w:p>
    <w:p w:rsidR="00253CC7" w:rsidRPr="00C10094" w:rsidRDefault="00253CC7" w:rsidP="00DD2B0C">
      <w:pPr>
        <w:jc w:val="left"/>
        <w:rPr>
          <w:rFonts w:ascii="David" w:hAnsi="David" w:cs="David"/>
          <w:rtl/>
        </w:rPr>
      </w:pPr>
    </w:p>
    <w:p w:rsidR="00FB5C15" w:rsidRPr="00C10094" w:rsidRDefault="00253CC7" w:rsidP="00BE4962">
      <w:pPr>
        <w:jc w:val="left"/>
        <w:rPr>
          <w:rFonts w:ascii="David" w:hAnsi="David" w:cs="David"/>
          <w:rtl/>
        </w:rPr>
      </w:pPr>
      <w:r w:rsidRPr="00C10094">
        <w:rPr>
          <w:rFonts w:ascii="David" w:hAnsi="David" w:cs="David"/>
          <w:rtl/>
        </w:rPr>
        <w:t>לאחר מחקר מעמיק ב</w:t>
      </w:r>
      <w:r w:rsidRPr="00C10094">
        <w:rPr>
          <w:rFonts w:ascii="David" w:hAnsi="David" w:cs="David"/>
        </w:rPr>
        <w:t>API</w:t>
      </w:r>
      <w:r w:rsidRPr="00C10094">
        <w:rPr>
          <w:rFonts w:ascii="David" w:hAnsi="David" w:cs="David"/>
          <w:rtl/>
        </w:rPr>
        <w:t xml:space="preserve"> של הפלטפורמות הנ"ל, הוחלט לשלב ולהשתמש ב- </w:t>
      </w:r>
      <w:r w:rsidR="00BE4962" w:rsidRPr="00C10094">
        <w:rPr>
          <w:rFonts w:ascii="David" w:hAnsi="David" w:cs="David"/>
        </w:rPr>
        <w:t>M</w:t>
      </w:r>
      <w:r w:rsidRPr="00C10094">
        <w:rPr>
          <w:rFonts w:ascii="David" w:hAnsi="David" w:cs="David"/>
        </w:rPr>
        <w:t>usic</w:t>
      </w:r>
      <w:r w:rsidR="00BE4962" w:rsidRPr="00C10094">
        <w:rPr>
          <w:rFonts w:ascii="David" w:hAnsi="David" w:cs="David"/>
        </w:rPr>
        <w:t>B</w:t>
      </w:r>
      <w:r w:rsidRPr="00C10094">
        <w:rPr>
          <w:rFonts w:ascii="David" w:hAnsi="David" w:cs="David"/>
        </w:rPr>
        <w:t>rainz</w:t>
      </w:r>
      <w:r w:rsidRPr="00C10094">
        <w:rPr>
          <w:rFonts w:ascii="David" w:hAnsi="David" w:cs="David"/>
          <w:rtl/>
        </w:rPr>
        <w:t xml:space="preserve"> ו-</w:t>
      </w:r>
      <w:r w:rsidRPr="00C10094">
        <w:rPr>
          <w:rFonts w:ascii="David" w:hAnsi="David" w:cs="David"/>
        </w:rPr>
        <w:t>YouTube</w:t>
      </w:r>
      <w:r w:rsidRPr="00C10094">
        <w:rPr>
          <w:rFonts w:ascii="David" w:hAnsi="David" w:cs="David"/>
          <w:rtl/>
        </w:rPr>
        <w:t xml:space="preserve"> על מנת לבנות </w:t>
      </w:r>
      <w:r w:rsidRPr="00C10094">
        <w:rPr>
          <w:rFonts w:ascii="David" w:hAnsi="David" w:cs="David"/>
        </w:rPr>
        <w:t>data-base</w:t>
      </w:r>
      <w:r w:rsidRPr="00C10094">
        <w:rPr>
          <w:rFonts w:ascii="David" w:hAnsi="David" w:cs="David"/>
          <w:rtl/>
        </w:rPr>
        <w:t xml:space="preserve"> שמכיל מידע רלוונטי עבור מערכת ההמלצה.</w:t>
      </w:r>
    </w:p>
    <w:p w:rsidR="00FB5C15" w:rsidRPr="00C10094" w:rsidRDefault="00FB5C15" w:rsidP="00FB5C15">
      <w:pPr>
        <w:jc w:val="left"/>
        <w:rPr>
          <w:rFonts w:ascii="David" w:hAnsi="David" w:cs="David"/>
          <w:rtl/>
        </w:rPr>
      </w:pPr>
    </w:p>
    <w:p w:rsidR="00846E13" w:rsidRPr="00C10094" w:rsidRDefault="00846E13" w:rsidP="00FB5C15">
      <w:pPr>
        <w:pStyle w:val="ac"/>
        <w:jc w:val="left"/>
        <w:rPr>
          <w:rFonts w:ascii="David" w:hAnsi="David" w:cs="David"/>
          <w:rtl/>
        </w:rPr>
      </w:pPr>
      <w:r w:rsidRPr="00C10094">
        <w:rPr>
          <w:rFonts w:ascii="David" w:hAnsi="David" w:cs="David"/>
          <w:rtl/>
        </w:rPr>
        <w:t>כעת, נותר לנו לאפיין את מבנה ה</w:t>
      </w:r>
      <w:r w:rsidRPr="00C10094">
        <w:rPr>
          <w:rFonts w:ascii="David" w:hAnsi="David" w:cs="David"/>
        </w:rPr>
        <w:t xml:space="preserve">database </w:t>
      </w:r>
      <w:r w:rsidRPr="00C10094">
        <w:rPr>
          <w:rFonts w:ascii="David" w:hAnsi="David" w:cs="David"/>
          <w:rtl/>
        </w:rPr>
        <w:t xml:space="preserve"> ולקבוע את ה-</w:t>
      </w:r>
      <w:r w:rsidRPr="00C10094">
        <w:rPr>
          <w:rFonts w:ascii="David" w:hAnsi="David" w:cs="David"/>
        </w:rPr>
        <w:t>data model</w:t>
      </w:r>
      <w:r w:rsidRPr="00C10094">
        <w:rPr>
          <w:rFonts w:ascii="David" w:hAnsi="David" w:cs="David"/>
          <w:rtl/>
        </w:rPr>
        <w:t xml:space="preserve"> כך שנאכסן ונשלוף את המידע מתוך ה</w:t>
      </w:r>
      <w:r w:rsidRPr="00C10094">
        <w:rPr>
          <w:rFonts w:ascii="David" w:hAnsi="David" w:cs="David"/>
        </w:rPr>
        <w:t>data base</w:t>
      </w:r>
      <w:r w:rsidR="00494AA1" w:rsidRPr="00C10094">
        <w:rPr>
          <w:rFonts w:ascii="David" w:hAnsi="David" w:cs="David"/>
          <w:rtl/>
        </w:rPr>
        <w:t xml:space="preserve"> בצורה מהירה ויעילה</w:t>
      </w:r>
      <w:r w:rsidR="00DD2B0C" w:rsidRPr="00C10094">
        <w:rPr>
          <w:rFonts w:ascii="David" w:hAnsi="David" w:cs="David"/>
          <w:rtl/>
        </w:rPr>
        <w:t>.</w:t>
      </w:r>
    </w:p>
    <w:p w:rsidR="00FB5C15" w:rsidRPr="00C10094" w:rsidRDefault="00494AA1" w:rsidP="00494AA1">
      <w:pPr>
        <w:pStyle w:val="ac"/>
        <w:jc w:val="left"/>
        <w:rPr>
          <w:rFonts w:ascii="David" w:hAnsi="David" w:cs="David"/>
          <w:rtl/>
        </w:rPr>
      </w:pPr>
      <w:r w:rsidRPr="00C10094">
        <w:rPr>
          <w:rFonts w:ascii="David" w:hAnsi="David" w:cs="David"/>
          <w:rtl/>
        </w:rPr>
        <w:t>כמו כן, נרצה לדעת באיזה אופן נקשר ב</w:t>
      </w:r>
      <w:r w:rsidR="00BE4962" w:rsidRPr="00C10094">
        <w:rPr>
          <w:rFonts w:ascii="David" w:hAnsi="David" w:cs="David"/>
          <w:rtl/>
        </w:rPr>
        <w:t>ין תכנים המזוהים כדומים על פי תגים מסו</w:t>
      </w:r>
      <w:r w:rsidRPr="00C10094">
        <w:rPr>
          <w:rFonts w:ascii="David" w:hAnsi="David" w:cs="David"/>
          <w:rtl/>
        </w:rPr>
        <w:t>ימים, איך לשמור את המידע הנ"ל ב</w:t>
      </w:r>
      <w:r w:rsidRPr="00C10094">
        <w:rPr>
          <w:rFonts w:ascii="David" w:hAnsi="David" w:cs="David"/>
        </w:rPr>
        <w:t>data base</w:t>
      </w:r>
      <w:r w:rsidRPr="00C10094">
        <w:rPr>
          <w:rFonts w:ascii="David" w:hAnsi="David" w:cs="David"/>
          <w:rtl/>
        </w:rPr>
        <w:t xml:space="preserve"> ולנצל את </w:t>
      </w:r>
      <w:r w:rsidR="00BE4962" w:rsidRPr="00C10094">
        <w:rPr>
          <w:rFonts w:ascii="David" w:hAnsi="David" w:cs="David"/>
          <w:rtl/>
        </w:rPr>
        <w:t>הדמיון</w:t>
      </w:r>
      <w:r w:rsidRPr="00C10094">
        <w:rPr>
          <w:rFonts w:ascii="David" w:hAnsi="David" w:cs="David"/>
          <w:rtl/>
        </w:rPr>
        <w:t xml:space="preserve"> </w:t>
      </w:r>
      <w:r w:rsidR="00BE4962" w:rsidRPr="00C10094">
        <w:rPr>
          <w:rFonts w:ascii="David" w:hAnsi="David" w:cs="David"/>
          <w:rtl/>
        </w:rPr>
        <w:t>בניהם</w:t>
      </w:r>
      <w:r w:rsidRPr="00C10094">
        <w:rPr>
          <w:rFonts w:ascii="David" w:hAnsi="David" w:cs="David"/>
          <w:rtl/>
        </w:rPr>
        <w:t xml:space="preserve"> כדי לקבל המלצות טובות עבור המשתמשים.</w:t>
      </w:r>
    </w:p>
    <w:p w:rsidR="00655D15" w:rsidRDefault="00DD2B0C" w:rsidP="00655D15">
      <w:pPr>
        <w:pStyle w:val="ac"/>
        <w:jc w:val="left"/>
        <w:rPr>
          <w:rFonts w:ascii="David" w:hAnsi="David" w:cs="David"/>
          <w:rtl/>
        </w:rPr>
      </w:pPr>
      <w:r w:rsidRPr="00C10094">
        <w:rPr>
          <w:rFonts w:ascii="David" w:hAnsi="David" w:cs="David"/>
          <w:rtl/>
        </w:rPr>
        <w:t xml:space="preserve">חשיבה רבה על </w:t>
      </w:r>
      <w:r w:rsidRPr="00C10094">
        <w:rPr>
          <w:rFonts w:ascii="David" w:hAnsi="David" w:cs="David"/>
        </w:rPr>
        <w:t xml:space="preserve">data model </w:t>
      </w:r>
      <w:r w:rsidRPr="00C10094">
        <w:rPr>
          <w:rFonts w:ascii="David" w:hAnsi="David" w:cs="David"/>
          <w:rtl/>
        </w:rPr>
        <w:t>, והתייעצות עם אנשים מנוסים הוחלט על מבנה  ה</w:t>
      </w:r>
      <w:r w:rsidRPr="00C10094">
        <w:rPr>
          <w:rFonts w:ascii="David" w:hAnsi="David" w:cs="David"/>
        </w:rPr>
        <w:t>data</w:t>
      </w:r>
      <w:bookmarkStart w:id="3" w:name="_GoBack"/>
      <w:bookmarkEnd w:id="3"/>
      <w:r w:rsidRPr="00C10094">
        <w:rPr>
          <w:rFonts w:ascii="David" w:hAnsi="David" w:cs="David"/>
        </w:rPr>
        <w:t>base</w:t>
      </w:r>
      <w:r w:rsidRPr="00C10094">
        <w:rPr>
          <w:rFonts w:ascii="David" w:hAnsi="David" w:cs="David"/>
          <w:rtl/>
        </w:rPr>
        <w:t xml:space="preserve"> ומבנו מוצג בהמשך.</w:t>
      </w:r>
      <w:r w:rsidR="00655D15" w:rsidRPr="00C10094">
        <w:rPr>
          <w:rFonts w:ascii="David" w:hAnsi="David" w:cs="David"/>
          <w:rtl/>
        </w:rPr>
        <w:t xml:space="preserve"> נשתמש ב</w:t>
      </w:r>
      <w:r w:rsidR="00655D15" w:rsidRPr="00C10094">
        <w:rPr>
          <w:rFonts w:ascii="David" w:hAnsi="David" w:cs="David"/>
        </w:rPr>
        <w:t>database</w:t>
      </w:r>
      <w:r w:rsidR="00655D15" w:rsidRPr="00C10094">
        <w:rPr>
          <w:rFonts w:ascii="David" w:hAnsi="David" w:cs="David"/>
          <w:rtl/>
        </w:rPr>
        <w:t xml:space="preserve"> של </w:t>
      </w:r>
      <w:r w:rsidR="00655D15" w:rsidRPr="00C10094">
        <w:rPr>
          <w:rFonts w:ascii="David" w:hAnsi="David" w:cs="David"/>
        </w:rPr>
        <w:t>mongoDB</w:t>
      </w:r>
      <w:r w:rsidR="00655D15" w:rsidRPr="00C10094">
        <w:rPr>
          <w:rFonts w:ascii="David" w:hAnsi="David" w:cs="David"/>
          <w:rtl/>
        </w:rPr>
        <w:t>.</w:t>
      </w:r>
    </w:p>
    <w:p w:rsidR="002B327E" w:rsidRPr="00C10094" w:rsidRDefault="002B327E" w:rsidP="00655D15">
      <w:pPr>
        <w:pStyle w:val="ac"/>
        <w:jc w:val="left"/>
        <w:rPr>
          <w:rFonts w:ascii="David" w:hAnsi="David" w:cs="David"/>
        </w:rPr>
      </w:pPr>
    </w:p>
    <w:p w:rsidR="00DD2B0C" w:rsidRDefault="00DD2B0C"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Default="00CC6A11" w:rsidP="00DD2B0C">
      <w:pPr>
        <w:pStyle w:val="ac"/>
        <w:jc w:val="left"/>
        <w:rPr>
          <w:rFonts w:ascii="David" w:hAnsi="David" w:cs="David" w:hint="cs"/>
          <w:rtl/>
        </w:rPr>
      </w:pPr>
    </w:p>
    <w:p w:rsidR="00CC6A11" w:rsidRPr="00C10094" w:rsidRDefault="00CC6A11" w:rsidP="00DD2B0C">
      <w:pPr>
        <w:pStyle w:val="ac"/>
        <w:jc w:val="left"/>
        <w:rPr>
          <w:rFonts w:ascii="David" w:hAnsi="David" w:cs="David"/>
        </w:rPr>
      </w:pPr>
    </w:p>
    <w:p w:rsidR="002B327E" w:rsidRPr="002B327E" w:rsidRDefault="00DE0256" w:rsidP="002B327E">
      <w:pPr>
        <w:pStyle w:val="1"/>
        <w:numPr>
          <w:ilvl w:val="0"/>
          <w:numId w:val="17"/>
        </w:numPr>
        <w:jc w:val="left"/>
        <w:rPr>
          <w:rFonts w:ascii="David" w:hAnsi="David" w:cs="David"/>
          <w:rtl/>
        </w:rPr>
      </w:pPr>
      <w:r w:rsidRPr="00C10094">
        <w:rPr>
          <w:rFonts w:ascii="David" w:hAnsi="David" w:cs="David"/>
          <w:rtl/>
        </w:rPr>
        <w:t xml:space="preserve">תיאור הפתרון </w:t>
      </w:r>
    </w:p>
    <w:p w:rsidR="00B54814" w:rsidRPr="00C10094" w:rsidRDefault="00B54814" w:rsidP="00F4000D">
      <w:pPr>
        <w:spacing w:line="360" w:lineRule="auto"/>
        <w:jc w:val="left"/>
        <w:rPr>
          <w:rFonts w:ascii="David" w:hAnsi="David" w:cs="David"/>
          <w:sz w:val="24"/>
          <w:szCs w:val="24"/>
          <w:highlight w:val="magenta"/>
          <w:rtl/>
        </w:rPr>
      </w:pPr>
    </w:p>
    <w:p w:rsidR="00DE0256" w:rsidRPr="00C10094" w:rsidRDefault="002B327E" w:rsidP="002B327E">
      <w:pPr>
        <w:pStyle w:val="2"/>
        <w:jc w:val="left"/>
        <w:rPr>
          <w:rFonts w:ascii="David" w:hAnsi="David" w:cs="David"/>
          <w:rtl/>
        </w:rPr>
      </w:pPr>
      <w:r>
        <w:rPr>
          <w:rFonts w:ascii="David" w:hAnsi="David" w:cs="David" w:hint="cs"/>
          <w:rtl/>
        </w:rPr>
        <w:t>3.1 אפיון המערכת</w:t>
      </w:r>
    </w:p>
    <w:p w:rsidR="00B30FE3" w:rsidRPr="00C10094" w:rsidRDefault="000A34DA" w:rsidP="009B0939">
      <w:pPr>
        <w:pStyle w:val="ac"/>
        <w:jc w:val="left"/>
        <w:rPr>
          <w:rFonts w:ascii="David" w:hAnsi="David" w:cs="David"/>
          <w:rtl/>
        </w:rPr>
      </w:pPr>
      <w:r w:rsidRPr="00C10094">
        <w:rPr>
          <w:rFonts w:ascii="David" w:hAnsi="David" w:cs="David"/>
          <w:rtl/>
        </w:rPr>
        <w:t xml:space="preserve">מערכת בעלת ממשק </w:t>
      </w:r>
      <w:r w:rsidRPr="00C10094">
        <w:rPr>
          <w:rFonts w:ascii="David" w:hAnsi="David" w:cs="David"/>
        </w:rPr>
        <w:t>web</w:t>
      </w:r>
      <w:r w:rsidRPr="00C10094">
        <w:rPr>
          <w:rFonts w:ascii="David" w:hAnsi="David" w:cs="David"/>
          <w:rtl/>
        </w:rPr>
        <w:t xml:space="preserve">. המערכת תאפשר קבלת נתונים מהמשתמש ותציג עבורו רשימת שירים מומלצת </w:t>
      </w:r>
      <w:r w:rsidR="002B327E">
        <w:rPr>
          <w:rFonts w:ascii="David" w:hAnsi="David" w:cs="David" w:hint="cs"/>
          <w:rtl/>
        </w:rPr>
        <w:t xml:space="preserve">בעקבות אלגוריתם המלצה המתבסס </w:t>
      </w:r>
      <w:r w:rsidRPr="00C10094">
        <w:rPr>
          <w:rFonts w:ascii="David" w:hAnsi="David" w:cs="David"/>
          <w:rtl/>
        </w:rPr>
        <w:t>על פי נתונים אלה</w:t>
      </w:r>
      <w:r w:rsidR="002B327E">
        <w:rPr>
          <w:rFonts w:ascii="David" w:hAnsi="David" w:cs="David" w:hint="cs"/>
          <w:rtl/>
        </w:rPr>
        <w:t xml:space="preserve"> (גיל וארץ מוצא)</w:t>
      </w:r>
      <w:r w:rsidRPr="00C10094">
        <w:rPr>
          <w:rFonts w:ascii="David" w:hAnsi="David" w:cs="David"/>
          <w:rtl/>
        </w:rPr>
        <w:t xml:space="preserve">. </w:t>
      </w:r>
    </w:p>
    <w:p w:rsidR="000A34DA" w:rsidRDefault="000A34DA" w:rsidP="002B327E">
      <w:pPr>
        <w:pStyle w:val="ac"/>
        <w:jc w:val="left"/>
        <w:rPr>
          <w:rFonts w:ascii="David" w:hAnsi="David" w:cs="David"/>
          <w:rtl/>
        </w:rPr>
      </w:pPr>
      <w:r w:rsidRPr="00C10094">
        <w:rPr>
          <w:rFonts w:ascii="David" w:hAnsi="David" w:cs="David"/>
          <w:rtl/>
        </w:rPr>
        <w:t>המשתמש יוכל להאזין</w:t>
      </w:r>
      <w:r w:rsidR="00B30FE3" w:rsidRPr="00C10094">
        <w:rPr>
          <w:rFonts w:ascii="David" w:hAnsi="David" w:cs="David"/>
          <w:rtl/>
        </w:rPr>
        <w:t xml:space="preserve"> לתכנים</w:t>
      </w:r>
      <w:r w:rsidR="002B327E">
        <w:rPr>
          <w:rFonts w:ascii="David" w:hAnsi="David" w:cs="David" w:hint="cs"/>
          <w:rtl/>
        </w:rPr>
        <w:t>, ובהמשך,</w:t>
      </w:r>
      <w:r w:rsidR="00B30FE3" w:rsidRPr="00C10094">
        <w:rPr>
          <w:rFonts w:ascii="David" w:hAnsi="David" w:cs="David"/>
          <w:rtl/>
        </w:rPr>
        <w:t xml:space="preserve"> </w:t>
      </w:r>
      <w:r w:rsidR="002B327E">
        <w:rPr>
          <w:rFonts w:ascii="David" w:hAnsi="David" w:cs="David" w:hint="cs"/>
          <w:rtl/>
        </w:rPr>
        <w:t xml:space="preserve">יוכל </w:t>
      </w:r>
      <w:r w:rsidR="00B30FE3" w:rsidRPr="00C10094">
        <w:rPr>
          <w:rFonts w:ascii="David" w:hAnsi="David" w:cs="David"/>
          <w:rtl/>
        </w:rPr>
        <w:t>לקבוע אם אהב או לא ו</w:t>
      </w:r>
      <w:r w:rsidRPr="00C10094">
        <w:rPr>
          <w:rFonts w:ascii="David" w:hAnsi="David" w:cs="David"/>
          <w:rtl/>
        </w:rPr>
        <w:t xml:space="preserve">על פי מידע זה, המערכת תתאים </w:t>
      </w:r>
      <w:r w:rsidR="00B30FE3" w:rsidRPr="00C10094">
        <w:rPr>
          <w:rFonts w:ascii="David" w:hAnsi="David" w:cs="David"/>
          <w:rtl/>
        </w:rPr>
        <w:t>למשתמש</w:t>
      </w:r>
      <w:r w:rsidRPr="00C10094">
        <w:rPr>
          <w:rFonts w:ascii="David" w:hAnsi="David" w:cs="David"/>
          <w:rtl/>
        </w:rPr>
        <w:t xml:space="preserve"> שירים נוספים בעתיד</w:t>
      </w:r>
      <w:r w:rsidR="00B30FE3" w:rsidRPr="00C10094">
        <w:rPr>
          <w:rFonts w:ascii="David" w:hAnsi="David" w:cs="David"/>
          <w:rtl/>
        </w:rPr>
        <w:t>.</w:t>
      </w:r>
    </w:p>
    <w:p w:rsidR="002B327E" w:rsidRDefault="002B327E" w:rsidP="002B327E">
      <w:pPr>
        <w:pStyle w:val="ac"/>
        <w:jc w:val="left"/>
        <w:rPr>
          <w:rFonts w:ascii="David" w:hAnsi="David" w:cs="David"/>
          <w:rtl/>
        </w:rPr>
      </w:pPr>
      <w:r>
        <w:rPr>
          <w:rFonts w:ascii="David" w:hAnsi="David" w:cs="David" w:hint="cs"/>
          <w:rtl/>
        </w:rPr>
        <w:t>מסך ראשון של המערכת, המשתמש מתבקש להזין גיל וארץ מוצא:</w:t>
      </w:r>
    </w:p>
    <w:p w:rsidR="002B327E" w:rsidRDefault="00333429" w:rsidP="002B327E">
      <w:pPr>
        <w:pStyle w:val="ac"/>
        <w:jc w:val="left"/>
        <w:rPr>
          <w:rFonts w:ascii="David" w:hAnsi="David" w:cs="David"/>
          <w:rtl/>
        </w:rPr>
      </w:pPr>
      <w:r>
        <w:rPr>
          <w:rFonts w:ascii="David" w:hAnsi="David" w:cs="David"/>
          <w:noProof/>
          <w:rtl/>
        </w:rPr>
        <w:drawing>
          <wp:anchor distT="0" distB="0" distL="114300" distR="114300" simplePos="0" relativeHeight="251673600" behindDoc="1" locked="0" layoutInCell="1" allowOverlap="1">
            <wp:simplePos x="0" y="0"/>
            <wp:positionH relativeFrom="column">
              <wp:posOffset>-10207</wp:posOffset>
            </wp:positionH>
            <wp:positionV relativeFrom="paragraph">
              <wp:posOffset>-2331</wp:posOffset>
            </wp:positionV>
            <wp:extent cx="5403234" cy="2866029"/>
            <wp:effectExtent l="19050" t="0" r="6966" b="0"/>
            <wp:wrapTight wrapText="bothSides">
              <wp:wrapPolygon edited="0">
                <wp:start x="-76" y="0"/>
                <wp:lineTo x="-76" y="21392"/>
                <wp:lineTo x="21628" y="21392"/>
                <wp:lineTo x="21628" y="0"/>
                <wp:lineTo x="-76" y="0"/>
              </wp:wrapPolygon>
            </wp:wrapTight>
            <wp:docPr id="10" name="תמונה 3" descr="C:\Users\אבי\Downloads\דיאגרמות\מסך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אבי\Downloads\דיאגרמות\מסך1.jpeg"/>
                    <pic:cNvPicPr>
                      <a:picLocks noChangeAspect="1" noChangeArrowheads="1"/>
                    </pic:cNvPicPr>
                  </pic:nvPicPr>
                  <pic:blipFill>
                    <a:blip r:embed="rId18" cstate="print"/>
                    <a:srcRect/>
                    <a:stretch>
                      <a:fillRect/>
                    </a:stretch>
                  </pic:blipFill>
                  <pic:spPr bwMode="auto">
                    <a:xfrm>
                      <a:off x="0" y="0"/>
                      <a:ext cx="5403234" cy="2866029"/>
                    </a:xfrm>
                    <a:prstGeom prst="rect">
                      <a:avLst/>
                    </a:prstGeom>
                    <a:noFill/>
                    <a:ln w="9525">
                      <a:noFill/>
                      <a:miter lim="800000"/>
                      <a:headEnd/>
                      <a:tailEnd/>
                    </a:ln>
                  </pic:spPr>
                </pic:pic>
              </a:graphicData>
            </a:graphic>
          </wp:anchor>
        </w:drawing>
      </w:r>
    </w:p>
    <w:p w:rsidR="002B327E" w:rsidRDefault="00333429" w:rsidP="0021217D">
      <w:pPr>
        <w:pStyle w:val="ac"/>
        <w:jc w:val="left"/>
        <w:rPr>
          <w:rFonts w:ascii="David" w:hAnsi="David" w:cs="David"/>
          <w:rtl/>
        </w:rPr>
      </w:pPr>
      <w:r>
        <w:rPr>
          <w:rFonts w:ascii="David" w:hAnsi="David" w:cs="David" w:hint="cs"/>
          <w:noProof/>
          <w:rtl/>
        </w:rPr>
        <w:drawing>
          <wp:anchor distT="0" distB="0" distL="114300" distR="114300" simplePos="0" relativeHeight="251674624" behindDoc="1" locked="0" layoutInCell="1" allowOverlap="1">
            <wp:simplePos x="0" y="0"/>
            <wp:positionH relativeFrom="column">
              <wp:posOffset>-48895</wp:posOffset>
            </wp:positionH>
            <wp:positionV relativeFrom="paragraph">
              <wp:posOffset>733425</wp:posOffset>
            </wp:positionV>
            <wp:extent cx="5406390" cy="2858770"/>
            <wp:effectExtent l="19050" t="0" r="3810" b="0"/>
            <wp:wrapTight wrapText="bothSides">
              <wp:wrapPolygon edited="0">
                <wp:start x="-76" y="0"/>
                <wp:lineTo x="-76" y="21446"/>
                <wp:lineTo x="21615" y="21446"/>
                <wp:lineTo x="21615" y="0"/>
                <wp:lineTo x="-76" y="0"/>
              </wp:wrapPolygon>
            </wp:wrapTight>
            <wp:docPr id="11" name="תמונה 4" descr="C:\Users\אבי\Downloads\דיאגרמות\מסך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אבי\Downloads\דיאגרמות\מסך2.jpeg"/>
                    <pic:cNvPicPr>
                      <a:picLocks noChangeAspect="1" noChangeArrowheads="1"/>
                    </pic:cNvPicPr>
                  </pic:nvPicPr>
                  <pic:blipFill>
                    <a:blip r:embed="rId19" cstate="print"/>
                    <a:srcRect/>
                    <a:stretch>
                      <a:fillRect/>
                    </a:stretch>
                  </pic:blipFill>
                  <pic:spPr bwMode="auto">
                    <a:xfrm>
                      <a:off x="0" y="0"/>
                      <a:ext cx="5406390" cy="2858770"/>
                    </a:xfrm>
                    <a:prstGeom prst="rect">
                      <a:avLst/>
                    </a:prstGeom>
                    <a:noFill/>
                    <a:ln w="9525">
                      <a:noFill/>
                      <a:miter lim="800000"/>
                      <a:headEnd/>
                      <a:tailEnd/>
                    </a:ln>
                  </pic:spPr>
                </pic:pic>
              </a:graphicData>
            </a:graphic>
          </wp:anchor>
        </w:drawing>
      </w:r>
      <w:r w:rsidR="002B327E">
        <w:rPr>
          <w:rFonts w:ascii="David" w:hAnsi="David" w:cs="David" w:hint="cs"/>
          <w:rtl/>
        </w:rPr>
        <w:t xml:space="preserve">לאחר לחיצה על כפתור </w:t>
      </w:r>
      <w:r w:rsidR="002B327E">
        <w:rPr>
          <w:rFonts w:ascii="David" w:hAnsi="David" w:cs="David"/>
        </w:rPr>
        <w:t>Send</w:t>
      </w:r>
      <w:r w:rsidR="002B327E">
        <w:rPr>
          <w:rFonts w:ascii="David" w:hAnsi="David" w:cs="David" w:hint="cs"/>
          <w:rtl/>
        </w:rPr>
        <w:t>, אלגוריתם ההמלצה ישלוף מה</w:t>
      </w:r>
      <w:r w:rsidR="0021217D">
        <w:rPr>
          <w:rFonts w:ascii="David" w:hAnsi="David" w:cs="David"/>
        </w:rPr>
        <w:t>Database</w:t>
      </w:r>
      <w:r w:rsidR="0021217D">
        <w:rPr>
          <w:rFonts w:ascii="David" w:hAnsi="David" w:cs="David" w:hint="cs"/>
          <w:rtl/>
        </w:rPr>
        <w:t xml:space="preserve"> </w:t>
      </w:r>
      <w:r w:rsidR="002B327E">
        <w:rPr>
          <w:rFonts w:ascii="David" w:hAnsi="David" w:cs="David" w:hint="cs"/>
          <w:rtl/>
        </w:rPr>
        <w:t>רשימה של 10 שירים, והמערכת תציג אותם למשתמש בצירוף קישור לצפייה/השמעה ל</w:t>
      </w:r>
      <w:r w:rsidR="0021217D">
        <w:rPr>
          <w:rFonts w:ascii="David" w:hAnsi="David" w:cs="David"/>
        </w:rPr>
        <w:t>YouTube</w:t>
      </w:r>
      <w:r w:rsidR="002B327E">
        <w:rPr>
          <w:rFonts w:ascii="David" w:hAnsi="David" w:cs="David" w:hint="cs"/>
          <w:rtl/>
        </w:rPr>
        <w:t>, בלי לצאת מהמערכת. בנוסף, יוצג שם השיר ושם האמן. בראש העמוד ניתן לראות את השנה בה המשתמש היה בן 20 ובשנה זאת התבצע חיפוש של שירים, כמו כן מוצג גם ארץ המוצא:</w:t>
      </w:r>
    </w:p>
    <w:p w:rsidR="0021217D" w:rsidRDefault="0021217D" w:rsidP="00333429">
      <w:pPr>
        <w:jc w:val="both"/>
        <w:rPr>
          <w:rtl/>
        </w:rPr>
      </w:pPr>
    </w:p>
    <w:p w:rsidR="0021217D" w:rsidRPr="002B327E" w:rsidRDefault="0021217D" w:rsidP="002B327E">
      <w:pPr>
        <w:rPr>
          <w:rtl/>
        </w:rPr>
      </w:pPr>
    </w:p>
    <w:p w:rsidR="0021217D" w:rsidRDefault="00333429" w:rsidP="0021217D">
      <w:pPr>
        <w:pStyle w:val="2"/>
        <w:numPr>
          <w:ilvl w:val="1"/>
          <w:numId w:val="33"/>
        </w:numPr>
        <w:jc w:val="left"/>
        <w:rPr>
          <w:rFonts w:ascii="David" w:hAnsi="David" w:cs="David"/>
          <w:rtl/>
        </w:rPr>
      </w:pPr>
      <w:r>
        <w:rPr>
          <w:rFonts w:ascii="David" w:hAnsi="David" w:cs="David"/>
          <w:noProof/>
          <w:rtl/>
        </w:rPr>
        <w:drawing>
          <wp:anchor distT="0" distB="0" distL="114300" distR="114300" simplePos="0" relativeHeight="251671552" behindDoc="1" locked="0" layoutInCell="1" allowOverlap="1">
            <wp:simplePos x="0" y="0"/>
            <wp:positionH relativeFrom="column">
              <wp:posOffset>-7620</wp:posOffset>
            </wp:positionH>
            <wp:positionV relativeFrom="paragraph">
              <wp:posOffset>420370</wp:posOffset>
            </wp:positionV>
            <wp:extent cx="5406390" cy="3575685"/>
            <wp:effectExtent l="19050" t="0" r="3810" b="0"/>
            <wp:wrapTight wrapText="bothSides">
              <wp:wrapPolygon edited="0">
                <wp:start x="-76" y="0"/>
                <wp:lineTo x="-76" y="21519"/>
                <wp:lineTo x="21615" y="21519"/>
                <wp:lineTo x="21615" y="0"/>
                <wp:lineTo x="-76" y="0"/>
              </wp:wrapPolygon>
            </wp:wrapTight>
            <wp:docPr id="1" name="תמונה 1" descr="C:\Users\אבי\Downloads\דיאגרמות\Architecture ne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אבי\Downloads\דיאגרמות\Architecture new.jpeg"/>
                    <pic:cNvPicPr>
                      <a:picLocks noChangeAspect="1" noChangeArrowheads="1"/>
                    </pic:cNvPicPr>
                  </pic:nvPicPr>
                  <pic:blipFill>
                    <a:blip r:embed="rId20" cstate="print"/>
                    <a:srcRect/>
                    <a:stretch>
                      <a:fillRect/>
                    </a:stretch>
                  </pic:blipFill>
                  <pic:spPr bwMode="auto">
                    <a:xfrm>
                      <a:off x="0" y="0"/>
                      <a:ext cx="5406390" cy="3575685"/>
                    </a:xfrm>
                    <a:prstGeom prst="rect">
                      <a:avLst/>
                    </a:prstGeom>
                    <a:noFill/>
                    <a:ln w="9525">
                      <a:noFill/>
                      <a:miter lim="800000"/>
                      <a:headEnd/>
                      <a:tailEnd/>
                    </a:ln>
                  </pic:spPr>
                </pic:pic>
              </a:graphicData>
            </a:graphic>
          </wp:anchor>
        </w:drawing>
      </w:r>
      <w:r w:rsidR="0021217D" w:rsidRPr="0021217D">
        <w:rPr>
          <w:rFonts w:ascii="David" w:hAnsi="David" w:cs="David"/>
          <w:rtl/>
        </w:rPr>
        <w:t>ארכיטקטורה</w:t>
      </w:r>
    </w:p>
    <w:p w:rsidR="0021217D" w:rsidRPr="0021217D" w:rsidRDefault="0021217D" w:rsidP="0021217D">
      <w:pPr>
        <w:jc w:val="both"/>
        <w:rPr>
          <w:rFonts w:ascii="David" w:hAnsi="David" w:cs="David"/>
          <w:rtl/>
        </w:rPr>
      </w:pPr>
      <w:r w:rsidRPr="0021217D">
        <w:rPr>
          <w:rFonts w:ascii="David" w:hAnsi="David" w:cs="David"/>
          <w:rtl/>
        </w:rPr>
        <w:t>להלן תרשים הארכיטקטורה של המערכת:</w:t>
      </w:r>
    </w:p>
    <w:p w:rsidR="0021217D" w:rsidRDefault="0021217D" w:rsidP="0021217D">
      <w:pPr>
        <w:jc w:val="both"/>
        <w:rPr>
          <w:rtl/>
        </w:rPr>
      </w:pPr>
    </w:p>
    <w:p w:rsidR="0021217D" w:rsidRPr="0021217D" w:rsidRDefault="0021217D" w:rsidP="0021217D">
      <w:pPr>
        <w:jc w:val="both"/>
        <w:rPr>
          <w:rtl/>
        </w:rPr>
      </w:pPr>
    </w:p>
    <w:p w:rsidR="0021217D" w:rsidRDefault="0021217D" w:rsidP="0021217D">
      <w:pPr>
        <w:pStyle w:val="2"/>
        <w:numPr>
          <w:ilvl w:val="2"/>
          <w:numId w:val="33"/>
        </w:numPr>
        <w:jc w:val="left"/>
        <w:rPr>
          <w:rFonts w:ascii="David" w:hAnsi="David" w:cs="David"/>
          <w:color w:val="2F5496" w:themeColor="accent5" w:themeShade="BF"/>
          <w:rtl/>
        </w:rPr>
      </w:pPr>
      <w:r w:rsidRPr="0021217D">
        <w:rPr>
          <w:rFonts w:ascii="David" w:hAnsi="David" w:cs="David" w:hint="cs"/>
          <w:color w:val="2F5496" w:themeColor="accent5" w:themeShade="BF"/>
          <w:rtl/>
        </w:rPr>
        <w:t>גישה למאגרים חיצוניים</w:t>
      </w:r>
      <w:r w:rsidR="002B327E" w:rsidRPr="0021217D">
        <w:rPr>
          <w:rFonts w:ascii="David" w:hAnsi="David" w:cs="David" w:hint="cs"/>
          <w:color w:val="2F5496" w:themeColor="accent5" w:themeShade="BF"/>
          <w:rtl/>
        </w:rPr>
        <w:t xml:space="preserve"> </w:t>
      </w:r>
    </w:p>
    <w:p w:rsidR="0021217D" w:rsidRDefault="0021217D" w:rsidP="00E21CCC">
      <w:pPr>
        <w:jc w:val="left"/>
        <w:rPr>
          <w:rFonts w:ascii="David" w:hAnsi="David" w:cs="David"/>
          <w:rtl/>
        </w:rPr>
      </w:pPr>
      <w:r>
        <w:rPr>
          <w:rFonts w:ascii="David" w:hAnsi="David" w:cs="David" w:hint="cs"/>
          <w:rtl/>
        </w:rPr>
        <w:t>על מנת לבסס את ה</w:t>
      </w:r>
      <w:r>
        <w:rPr>
          <w:rFonts w:ascii="David" w:hAnsi="David" w:cs="David"/>
        </w:rPr>
        <w:t>Database</w:t>
      </w:r>
      <w:r>
        <w:rPr>
          <w:rFonts w:ascii="David" w:hAnsi="David" w:cs="David" w:hint="cs"/>
          <w:rtl/>
        </w:rPr>
        <w:t xml:space="preserve"> המקומי של המערכת, ניגשנו למאגרים חיצוניים על מנת לקבל מהם מידע. לאחר מחקר מקיף, לראשונה ניגש ל</w:t>
      </w:r>
      <w:r>
        <w:rPr>
          <w:rFonts w:ascii="David" w:hAnsi="David" w:cs="David"/>
        </w:rPr>
        <w:t>MusicBrainz</w:t>
      </w:r>
      <w:r>
        <w:rPr>
          <w:rFonts w:ascii="David" w:hAnsi="David" w:cs="David" w:hint="cs"/>
          <w:rtl/>
        </w:rPr>
        <w:t xml:space="preserve"> לקבל שירים ומידע עליהם כגון שם השיר, שם אמן, שנה וארץ הוצאה. בקשת המידע התבצעה לפני שימוש המערכת, וזאת מאחר וה</w:t>
      </w:r>
      <w:r>
        <w:rPr>
          <w:rFonts w:ascii="David" w:hAnsi="David" w:cs="David" w:hint="cs"/>
        </w:rPr>
        <w:t>MB</w:t>
      </w:r>
      <w:r>
        <w:rPr>
          <w:rFonts w:ascii="David" w:hAnsi="David" w:cs="David" w:hint="cs"/>
          <w:rtl/>
        </w:rPr>
        <w:t xml:space="preserve"> לא מתקשר לאחר 16 בקשות. ולכן ביצענו מראש הורדה גדולה של מידע. לאחר מכן, נשלים את המידע באמצעות ה</w:t>
      </w:r>
      <w:r>
        <w:rPr>
          <w:rFonts w:ascii="David" w:hAnsi="David" w:cs="David" w:hint="cs"/>
        </w:rPr>
        <w:t>Y</w:t>
      </w:r>
      <w:r>
        <w:rPr>
          <w:rFonts w:ascii="David" w:hAnsi="David" w:cs="David"/>
        </w:rPr>
        <w:t>ouTube</w:t>
      </w:r>
      <w:r>
        <w:rPr>
          <w:rFonts w:ascii="David" w:hAnsi="David" w:cs="David" w:hint="cs"/>
          <w:rtl/>
        </w:rPr>
        <w:t>, ממנו נבקש מידע כגון לינק לצפייה עבור כל שיר, מספר צפיות ותגים שמאפיינים את השיר.</w:t>
      </w:r>
    </w:p>
    <w:p w:rsidR="00E21CCC" w:rsidRDefault="00E21CCC" w:rsidP="00E21CCC">
      <w:pPr>
        <w:jc w:val="left"/>
        <w:rPr>
          <w:rFonts w:ascii="David" w:hAnsi="David" w:cs="David"/>
          <w:rtl/>
        </w:rPr>
      </w:pPr>
    </w:p>
    <w:p w:rsidR="00E21CCC" w:rsidRDefault="00E21CCC" w:rsidP="00E21CCC">
      <w:pPr>
        <w:jc w:val="left"/>
        <w:rPr>
          <w:rFonts w:ascii="David" w:hAnsi="David" w:cs="David"/>
          <w:rtl/>
        </w:rPr>
      </w:pPr>
      <w:r>
        <w:rPr>
          <w:rFonts w:ascii="David" w:hAnsi="David" w:cs="David" w:hint="cs"/>
          <w:rtl/>
        </w:rPr>
        <w:t>הפניה ל</w:t>
      </w:r>
      <w:r>
        <w:rPr>
          <w:rFonts w:ascii="David" w:hAnsi="David" w:cs="David" w:hint="cs"/>
        </w:rPr>
        <w:t>Y</w:t>
      </w:r>
      <w:r>
        <w:rPr>
          <w:rFonts w:ascii="David" w:hAnsi="David" w:cs="David"/>
        </w:rPr>
        <w:t>ouTube</w:t>
      </w:r>
      <w:r>
        <w:rPr>
          <w:rFonts w:ascii="David" w:hAnsi="David" w:cs="David" w:hint="cs"/>
          <w:rtl/>
        </w:rPr>
        <w:t xml:space="preserve"> התבצעה על ידי ספריית </w:t>
      </w:r>
      <w:r>
        <w:rPr>
          <w:rFonts w:ascii="David" w:hAnsi="David" w:cs="David" w:hint="cs"/>
        </w:rPr>
        <w:t>Y</w:t>
      </w:r>
      <w:r>
        <w:rPr>
          <w:rFonts w:ascii="David" w:hAnsi="David" w:cs="David"/>
        </w:rPr>
        <w:t>ouTube Node</w:t>
      </w:r>
      <w:r>
        <w:rPr>
          <w:rFonts w:ascii="David" w:hAnsi="David" w:cs="David" w:hint="cs"/>
          <w:rtl/>
        </w:rPr>
        <w:t xml:space="preserve">. שלחנו בקשת </w:t>
      </w:r>
      <w:r>
        <w:rPr>
          <w:rFonts w:ascii="David" w:hAnsi="David" w:cs="David"/>
        </w:rPr>
        <w:t>http request</w:t>
      </w:r>
      <w:r>
        <w:rPr>
          <w:rFonts w:ascii="David" w:hAnsi="David" w:cs="David" w:hint="cs"/>
          <w:rtl/>
        </w:rPr>
        <w:t xml:space="preserve"> וקיבלנו </w:t>
      </w:r>
      <w:r>
        <w:rPr>
          <w:rFonts w:ascii="David" w:hAnsi="David" w:cs="David"/>
        </w:rPr>
        <w:t>key</w:t>
      </w:r>
      <w:r>
        <w:rPr>
          <w:rFonts w:ascii="David" w:hAnsi="David" w:cs="David" w:hint="cs"/>
          <w:rtl/>
        </w:rPr>
        <w:t xml:space="preserve"> שבאמצעותו נוכל לתקשר עם </w:t>
      </w:r>
      <w:r>
        <w:rPr>
          <w:rFonts w:ascii="David" w:hAnsi="David" w:cs="David"/>
        </w:rPr>
        <w:t>YouTube API</w:t>
      </w:r>
      <w:r>
        <w:rPr>
          <w:rFonts w:ascii="David" w:hAnsi="David" w:cs="David" w:hint="cs"/>
          <w:rtl/>
        </w:rPr>
        <w:t xml:space="preserve">. אנו בונים את השאילתות הרצויות ושולחים לשרת של </w:t>
      </w:r>
      <w:r>
        <w:rPr>
          <w:rFonts w:ascii="David" w:hAnsi="David" w:cs="David"/>
        </w:rPr>
        <w:t>YouTube</w:t>
      </w:r>
      <w:r>
        <w:rPr>
          <w:rFonts w:ascii="David" w:hAnsi="David" w:cs="David" w:hint="cs"/>
          <w:rtl/>
        </w:rPr>
        <w:t xml:space="preserve">, הוא מצידו מחזיר לנו את המידע המבוקש, כגון </w:t>
      </w:r>
      <w:r>
        <w:rPr>
          <w:rFonts w:ascii="David" w:hAnsi="David" w:cs="David" w:hint="cs"/>
        </w:rPr>
        <w:t>ID</w:t>
      </w:r>
      <w:r>
        <w:rPr>
          <w:rFonts w:ascii="David" w:hAnsi="David" w:cs="David" w:hint="cs"/>
          <w:rtl/>
        </w:rPr>
        <w:t xml:space="preserve"> של שיר/וידאו. באמצעות ה</w:t>
      </w:r>
      <w:r>
        <w:rPr>
          <w:rFonts w:ascii="David" w:hAnsi="David" w:cs="David" w:hint="cs"/>
        </w:rPr>
        <w:t>ID</w:t>
      </w:r>
      <w:r>
        <w:rPr>
          <w:rFonts w:ascii="David" w:hAnsi="David" w:cs="David" w:hint="cs"/>
          <w:rtl/>
        </w:rPr>
        <w:t xml:space="preserve"> הנתון, יכולנ</w:t>
      </w:r>
      <w:r>
        <w:rPr>
          <w:rFonts w:ascii="David" w:hAnsi="David" w:cs="David" w:hint="eastAsia"/>
          <w:rtl/>
        </w:rPr>
        <w:t>ו</w:t>
      </w:r>
      <w:r>
        <w:rPr>
          <w:rFonts w:ascii="David" w:hAnsi="David" w:cs="David" w:hint="cs"/>
          <w:rtl/>
        </w:rPr>
        <w:t xml:space="preserve"> לקבל מידע נוסף על שיר (כגון מספר צפיות ותגים) על ידי שאילתה שכתבנו בעצמנו ומכילה בקשה עבור כל המידע הנתון על </w:t>
      </w:r>
      <w:r w:rsidR="00D304D2">
        <w:rPr>
          <w:rFonts w:ascii="David" w:hAnsi="David" w:cs="David" w:hint="cs"/>
          <w:rtl/>
        </w:rPr>
        <w:t>הוידיא</w:t>
      </w:r>
      <w:r w:rsidR="00D304D2">
        <w:rPr>
          <w:rFonts w:ascii="David" w:hAnsi="David" w:cs="David" w:hint="eastAsia"/>
          <w:rtl/>
        </w:rPr>
        <w:t>ו</w:t>
      </w:r>
      <w:r>
        <w:rPr>
          <w:rFonts w:ascii="David" w:hAnsi="David" w:cs="David" w:hint="cs"/>
          <w:rtl/>
        </w:rPr>
        <w:t xml:space="preserve"> הספציפי, ותוכו בררנו את המידע הרצוי.</w:t>
      </w:r>
    </w:p>
    <w:p w:rsidR="00E21CCC" w:rsidRDefault="00E21CCC" w:rsidP="00E21CCC">
      <w:pPr>
        <w:jc w:val="left"/>
        <w:rPr>
          <w:rFonts w:ascii="David" w:hAnsi="David" w:cs="David"/>
          <w:rtl/>
        </w:rPr>
      </w:pPr>
    </w:p>
    <w:p w:rsidR="00E21CCC" w:rsidRDefault="00E21CCC" w:rsidP="00D304D2">
      <w:pPr>
        <w:jc w:val="left"/>
        <w:rPr>
          <w:rFonts w:ascii="David" w:hAnsi="David" w:cs="David"/>
          <w:rtl/>
        </w:rPr>
      </w:pPr>
      <w:r>
        <w:rPr>
          <w:rFonts w:ascii="David" w:hAnsi="David" w:cs="David" w:hint="cs"/>
          <w:rtl/>
        </w:rPr>
        <w:t>פניה ל</w:t>
      </w:r>
      <w:r>
        <w:rPr>
          <w:rFonts w:ascii="David" w:hAnsi="David" w:cs="David" w:hint="cs"/>
        </w:rPr>
        <w:t>MB</w:t>
      </w:r>
      <w:r>
        <w:rPr>
          <w:rFonts w:ascii="David" w:hAnsi="David" w:cs="David" w:hint="cs"/>
          <w:rtl/>
        </w:rPr>
        <w:t xml:space="preserve"> התבצעה באופן דומה. הפניה של </w:t>
      </w:r>
      <w:r>
        <w:rPr>
          <w:rFonts w:ascii="David" w:hAnsi="David" w:cs="David"/>
        </w:rPr>
        <w:t>MB API</w:t>
      </w:r>
      <w:r>
        <w:rPr>
          <w:rFonts w:ascii="David" w:hAnsi="David" w:cs="David" w:hint="cs"/>
          <w:rtl/>
        </w:rPr>
        <w:t xml:space="preserve"> בבקשה לקבלת מידע, הייתה מוגבלת, מאחר והשרת עצמו מגביל אותנו ל16 פניות. </w:t>
      </w:r>
      <w:r w:rsidR="003902BF">
        <w:rPr>
          <w:rFonts w:ascii="David" w:hAnsi="David" w:cs="David" w:hint="cs"/>
          <w:rtl/>
        </w:rPr>
        <w:t xml:space="preserve">את המידע קיבלנו בקבצי </w:t>
      </w:r>
      <w:r w:rsidR="003902BF">
        <w:rPr>
          <w:rFonts w:ascii="David" w:hAnsi="David" w:cs="David"/>
        </w:rPr>
        <w:t>json</w:t>
      </w:r>
      <w:r w:rsidR="003902BF">
        <w:rPr>
          <w:rFonts w:ascii="David" w:hAnsi="David" w:cs="David" w:hint="cs"/>
          <w:rtl/>
        </w:rPr>
        <w:t>, ואותם הכנסנו ל</w:t>
      </w:r>
      <w:r w:rsidR="003902BF">
        <w:rPr>
          <w:rFonts w:ascii="David" w:hAnsi="David" w:cs="David"/>
        </w:rPr>
        <w:t>db</w:t>
      </w:r>
      <w:r w:rsidR="003902BF">
        <w:rPr>
          <w:rFonts w:ascii="David" w:hAnsi="David" w:cs="David" w:hint="cs"/>
          <w:rtl/>
        </w:rPr>
        <w:t xml:space="preserve"> המקומי בסדר ובאופן הרצוי למערכת. ה</w:t>
      </w:r>
      <w:r w:rsidR="003902BF">
        <w:rPr>
          <w:rFonts w:ascii="David" w:hAnsi="David" w:cs="David" w:hint="cs"/>
        </w:rPr>
        <w:t>MB</w:t>
      </w:r>
      <w:r w:rsidR="003902BF">
        <w:rPr>
          <w:rFonts w:ascii="David" w:hAnsi="David" w:cs="David" w:hint="cs"/>
          <w:rtl/>
        </w:rPr>
        <w:t xml:space="preserve"> מבוסס </w:t>
      </w:r>
      <w:r w:rsidR="003902BF">
        <w:rPr>
          <w:rFonts w:ascii="David" w:hAnsi="David" w:cs="David" w:hint="cs"/>
        </w:rPr>
        <w:t>RDF</w:t>
      </w:r>
      <w:r w:rsidR="003902BF">
        <w:rPr>
          <w:rFonts w:ascii="David" w:hAnsi="David" w:cs="David" w:hint="cs"/>
          <w:rtl/>
        </w:rPr>
        <w:t xml:space="preserve"> שהוא מודל החלפת נתונים ברשת המאפשר מיזוג נתונים גם אם מדובר </w:t>
      </w:r>
      <w:r w:rsidR="00D304D2">
        <w:rPr>
          <w:rFonts w:ascii="David" w:hAnsi="David" w:cs="David" w:hint="cs"/>
          <w:rtl/>
        </w:rPr>
        <w:t>בסכמות</w:t>
      </w:r>
      <w:r w:rsidR="003902BF">
        <w:rPr>
          <w:rFonts w:ascii="David" w:hAnsi="David" w:cs="David" w:hint="cs"/>
          <w:rtl/>
        </w:rPr>
        <w:t xml:space="preserve"> שונות.</w:t>
      </w:r>
      <w:r>
        <w:rPr>
          <w:rFonts w:ascii="David" w:hAnsi="David" w:cs="David" w:hint="cs"/>
          <w:rtl/>
        </w:rPr>
        <w:t xml:space="preserve"> </w:t>
      </w:r>
    </w:p>
    <w:p w:rsidR="00E21CCC" w:rsidRDefault="00E21CCC" w:rsidP="00E21CCC">
      <w:pPr>
        <w:jc w:val="left"/>
        <w:rPr>
          <w:rFonts w:ascii="David" w:hAnsi="David" w:cs="David"/>
          <w:rtl/>
        </w:rPr>
      </w:pPr>
    </w:p>
    <w:p w:rsidR="00A7377B" w:rsidRPr="0021217D" w:rsidRDefault="00A7377B" w:rsidP="0021217D">
      <w:pPr>
        <w:jc w:val="both"/>
        <w:rPr>
          <w:rFonts w:ascii="David" w:hAnsi="David" w:cs="David"/>
          <w:rtl/>
        </w:rPr>
      </w:pPr>
    </w:p>
    <w:p w:rsidR="0021217D" w:rsidRDefault="0021217D" w:rsidP="0021217D">
      <w:pPr>
        <w:pStyle w:val="2"/>
        <w:numPr>
          <w:ilvl w:val="2"/>
          <w:numId w:val="33"/>
        </w:numPr>
        <w:jc w:val="left"/>
        <w:rPr>
          <w:rFonts w:ascii="David" w:hAnsi="David" w:cs="David"/>
          <w:color w:val="2F5496" w:themeColor="accent5" w:themeShade="BF"/>
          <w:rtl/>
        </w:rPr>
      </w:pPr>
      <w:r w:rsidRPr="0021217D">
        <w:rPr>
          <w:rFonts w:ascii="David" w:hAnsi="David" w:cs="David" w:hint="cs"/>
          <w:color w:val="2F5496" w:themeColor="accent5" w:themeShade="BF"/>
          <w:rtl/>
        </w:rPr>
        <w:t>מבנה ה</w:t>
      </w:r>
      <w:r w:rsidRPr="0021217D">
        <w:rPr>
          <w:rFonts w:ascii="David" w:hAnsi="David" w:cs="David"/>
          <w:color w:val="2F5496" w:themeColor="accent5" w:themeShade="BF"/>
        </w:rPr>
        <w:t>Database</w:t>
      </w:r>
      <w:r w:rsidRPr="0021217D">
        <w:rPr>
          <w:rFonts w:ascii="David" w:hAnsi="David" w:cs="David" w:hint="cs"/>
          <w:color w:val="2F5496" w:themeColor="accent5" w:themeShade="BF"/>
          <w:rtl/>
        </w:rPr>
        <w:t xml:space="preserve"> המקומי של המערכת</w:t>
      </w:r>
      <w:r w:rsidR="00A7377B">
        <w:rPr>
          <w:rFonts w:ascii="David" w:hAnsi="David" w:cs="David" w:hint="cs"/>
          <w:color w:val="2F5496" w:themeColor="accent5" w:themeShade="BF"/>
          <w:rtl/>
        </w:rPr>
        <w:t>.</w:t>
      </w:r>
    </w:p>
    <w:p w:rsidR="00A7377B" w:rsidRDefault="00A7377B" w:rsidP="00E21CCC">
      <w:pPr>
        <w:jc w:val="left"/>
        <w:rPr>
          <w:rFonts w:ascii="David" w:hAnsi="David" w:cs="David" w:hint="cs"/>
          <w:rtl/>
        </w:rPr>
      </w:pPr>
      <w:r w:rsidRPr="00A7377B">
        <w:rPr>
          <w:rFonts w:ascii="David" w:hAnsi="David" w:cs="David"/>
          <w:rtl/>
        </w:rPr>
        <w:t>את המידע שקיבלנו מה</w:t>
      </w:r>
      <w:r w:rsidRPr="00A7377B">
        <w:rPr>
          <w:rFonts w:ascii="David" w:hAnsi="David" w:cs="David"/>
        </w:rPr>
        <w:t>YouTube</w:t>
      </w:r>
      <w:r w:rsidRPr="00A7377B">
        <w:rPr>
          <w:rFonts w:ascii="David" w:hAnsi="David" w:cs="David"/>
          <w:rtl/>
        </w:rPr>
        <w:t xml:space="preserve"> וה-</w:t>
      </w:r>
      <w:r w:rsidRPr="00A7377B">
        <w:rPr>
          <w:rFonts w:ascii="David" w:hAnsi="David" w:cs="David"/>
        </w:rPr>
        <w:t>MB</w:t>
      </w:r>
      <w:r w:rsidRPr="00A7377B">
        <w:rPr>
          <w:rFonts w:ascii="David" w:hAnsi="David" w:cs="David"/>
          <w:rtl/>
        </w:rPr>
        <w:t>, הכנס</w:t>
      </w:r>
      <w:r w:rsidR="00790DE8">
        <w:rPr>
          <w:rFonts w:ascii="David" w:hAnsi="David" w:cs="David" w:hint="cs"/>
          <w:rtl/>
        </w:rPr>
        <w:t>נ</w:t>
      </w:r>
      <w:r w:rsidRPr="00A7377B">
        <w:rPr>
          <w:rFonts w:ascii="David" w:hAnsi="David" w:cs="David"/>
          <w:rtl/>
        </w:rPr>
        <w:t>ו ל</w:t>
      </w:r>
      <w:r w:rsidRPr="00A7377B">
        <w:rPr>
          <w:rFonts w:ascii="David" w:hAnsi="David" w:cs="David"/>
        </w:rPr>
        <w:t>Database</w:t>
      </w:r>
      <w:r w:rsidRPr="00A7377B">
        <w:rPr>
          <w:rFonts w:ascii="David" w:hAnsi="David" w:cs="David"/>
          <w:rtl/>
        </w:rPr>
        <w:t xml:space="preserve"> מקומי, המבוסס </w:t>
      </w:r>
      <w:r w:rsidRPr="00A7377B">
        <w:rPr>
          <w:rFonts w:ascii="David" w:hAnsi="David" w:cs="David"/>
        </w:rPr>
        <w:t>MongoDB</w:t>
      </w:r>
      <w:r w:rsidRPr="00A7377B">
        <w:rPr>
          <w:rFonts w:ascii="David" w:hAnsi="David" w:cs="David"/>
          <w:rtl/>
        </w:rPr>
        <w:t>. ה</w:t>
      </w:r>
      <w:r w:rsidRPr="00A7377B">
        <w:rPr>
          <w:rFonts w:ascii="David" w:hAnsi="David" w:cs="David"/>
        </w:rPr>
        <w:t>db</w:t>
      </w:r>
      <w:r w:rsidRPr="00A7377B">
        <w:rPr>
          <w:rFonts w:ascii="David" w:hAnsi="David" w:cs="David"/>
          <w:rtl/>
        </w:rPr>
        <w:t xml:space="preserve"> מסודר בצורה כזאת שתתאים למבנה השאילתה. מאחר והשאילתה הראשית של המערכת היא קבלת 10 שירים, המדורגים גבוהה ביותר, על פי ארץ מוצא ושנת הוצאה, כך גם מסודר ה</w:t>
      </w:r>
      <w:r w:rsidRPr="00A7377B">
        <w:rPr>
          <w:rFonts w:ascii="David" w:hAnsi="David" w:cs="David"/>
        </w:rPr>
        <w:t>collection</w:t>
      </w:r>
      <w:r w:rsidRPr="00A7377B">
        <w:rPr>
          <w:rFonts w:ascii="David" w:hAnsi="David" w:cs="David"/>
          <w:rtl/>
        </w:rPr>
        <w:t xml:space="preserve"> (טבלה) ב</w:t>
      </w:r>
      <w:r w:rsidRPr="00A7377B">
        <w:rPr>
          <w:rFonts w:ascii="David" w:hAnsi="David" w:cs="David"/>
        </w:rPr>
        <w:t>db</w:t>
      </w:r>
      <w:r w:rsidRPr="00A7377B">
        <w:rPr>
          <w:rFonts w:ascii="David" w:hAnsi="David" w:cs="David"/>
          <w:rtl/>
        </w:rPr>
        <w:t>.</w:t>
      </w:r>
      <w:r w:rsidRPr="00A7377B">
        <w:rPr>
          <w:rFonts w:ascii="David" w:hAnsi="David" w:cs="David"/>
        </w:rPr>
        <w:t xml:space="preserve"> </w:t>
      </w:r>
      <w:r w:rsidRPr="00A7377B">
        <w:rPr>
          <w:rFonts w:ascii="David" w:hAnsi="David" w:cs="David"/>
          <w:rtl/>
        </w:rPr>
        <w:t xml:space="preserve"> כל השירים נמצאים ב</w:t>
      </w:r>
      <w:r w:rsidRPr="00A7377B">
        <w:rPr>
          <w:rFonts w:ascii="David" w:hAnsi="David" w:cs="David"/>
        </w:rPr>
        <w:t>collection</w:t>
      </w:r>
      <w:r w:rsidRPr="00A7377B">
        <w:rPr>
          <w:rFonts w:ascii="David" w:hAnsi="David" w:cs="David"/>
          <w:rtl/>
        </w:rPr>
        <w:t xml:space="preserve"> אחד, המאופיין באינדקסים של שנת הוצאה, ארץ מוצא, ודירוג. </w:t>
      </w:r>
      <w:r w:rsidRPr="00A7377B">
        <w:rPr>
          <w:rFonts w:ascii="David" w:hAnsi="David" w:cs="David"/>
        </w:rPr>
        <w:t>Indexing</w:t>
      </w:r>
      <w:r w:rsidRPr="00A7377B">
        <w:rPr>
          <w:rFonts w:ascii="David" w:hAnsi="David" w:cs="David"/>
          <w:rtl/>
        </w:rPr>
        <w:t xml:space="preserve"> ב</w:t>
      </w:r>
      <w:r w:rsidRPr="00A7377B">
        <w:rPr>
          <w:rFonts w:ascii="David" w:hAnsi="David" w:cs="David"/>
        </w:rPr>
        <w:t>mongo</w:t>
      </w:r>
      <w:r w:rsidRPr="00A7377B">
        <w:rPr>
          <w:rFonts w:ascii="David" w:hAnsi="David" w:cs="David"/>
          <w:rtl/>
        </w:rPr>
        <w:t xml:space="preserve"> הוא כלי המאפשר לסדר את האובייקטים ב</w:t>
      </w:r>
      <w:r w:rsidRPr="00A7377B">
        <w:rPr>
          <w:rFonts w:ascii="David" w:hAnsi="David" w:cs="David"/>
        </w:rPr>
        <w:t>db</w:t>
      </w:r>
      <w:r w:rsidRPr="00A7377B">
        <w:rPr>
          <w:rFonts w:ascii="David" w:hAnsi="David" w:cs="David"/>
          <w:rtl/>
        </w:rPr>
        <w:t xml:space="preserve"> כך שהשליפה שלהם תהיה יעילה ומהירה. הוא מסדר אותם בסדר יורד (</w:t>
      </w:r>
      <w:r w:rsidR="00790DE8">
        <w:rPr>
          <w:rFonts w:ascii="David" w:hAnsi="David" w:cs="David"/>
          <w:rtl/>
        </w:rPr>
        <w:t>או עולה, תלוי בהגדרה) ובכך במקו</w:t>
      </w:r>
      <w:r w:rsidRPr="00A7377B">
        <w:rPr>
          <w:rFonts w:ascii="David" w:hAnsi="David" w:cs="David"/>
          <w:rtl/>
        </w:rPr>
        <w:t>ם לסרוק את כל ה</w:t>
      </w:r>
      <w:r w:rsidRPr="00A7377B">
        <w:rPr>
          <w:rFonts w:ascii="David" w:hAnsi="David" w:cs="David"/>
        </w:rPr>
        <w:t>collection</w:t>
      </w:r>
      <w:r w:rsidRPr="00A7377B">
        <w:rPr>
          <w:rFonts w:ascii="David" w:hAnsi="David" w:cs="David"/>
          <w:rtl/>
        </w:rPr>
        <w:t xml:space="preserve"> לחפש תוצאות מתאימות, הוא ניגש בדיוק למקום בו הם נמצאים.</w:t>
      </w:r>
    </w:p>
    <w:p w:rsidR="00580472" w:rsidRPr="00CC6A11" w:rsidRDefault="00580472" w:rsidP="00E21CCC">
      <w:pPr>
        <w:jc w:val="left"/>
        <w:rPr>
          <w:rFonts w:ascii="David" w:hAnsi="David" w:cs="David" w:hint="cs"/>
          <w:rtl/>
        </w:rPr>
      </w:pPr>
      <w:r>
        <w:rPr>
          <w:rFonts w:ascii="David" w:hAnsi="David" w:cs="David" w:hint="cs"/>
          <w:rtl/>
        </w:rPr>
        <w:t>להלן צילום מסך של ה</w:t>
      </w:r>
      <w:r>
        <w:rPr>
          <w:rFonts w:ascii="David" w:hAnsi="David" w:cs="David"/>
        </w:rPr>
        <w:t>Database</w:t>
      </w:r>
      <w:r w:rsidR="00CC6A11">
        <w:rPr>
          <w:rFonts w:ascii="David" w:hAnsi="David" w:cs="David" w:hint="cs"/>
          <w:rtl/>
        </w:rPr>
        <w:t>, ניתן לראות את השדות השונים, המכילים מידע על שיר ספציפי(בסדר יורד):</w:t>
      </w:r>
      <w:r w:rsidR="00CC6A11">
        <w:rPr>
          <w:rFonts w:ascii="David" w:hAnsi="David" w:cs="David" w:hint="cs"/>
        </w:rPr>
        <w:t>I</w:t>
      </w:r>
      <w:r w:rsidR="00CC6A11">
        <w:rPr>
          <w:rFonts w:ascii="David" w:hAnsi="David" w:cs="David"/>
        </w:rPr>
        <w:t xml:space="preserve">D </w:t>
      </w:r>
      <w:r w:rsidR="00CC6A11">
        <w:rPr>
          <w:rFonts w:ascii="David" w:hAnsi="David" w:cs="David" w:hint="cs"/>
          <w:rtl/>
        </w:rPr>
        <w:t xml:space="preserve"> שניתן לו ע"י מונגו, </w:t>
      </w:r>
      <w:r w:rsidR="00CC6A11">
        <w:rPr>
          <w:rFonts w:ascii="David" w:hAnsi="David" w:cs="David"/>
        </w:rPr>
        <w:t>ID</w:t>
      </w:r>
      <w:r w:rsidR="00CC6A11">
        <w:rPr>
          <w:rFonts w:ascii="David" w:hAnsi="David" w:cs="David" w:hint="cs"/>
          <w:rtl/>
        </w:rPr>
        <w:t xml:space="preserve">שניתן לו על ידי </w:t>
      </w:r>
      <w:r w:rsidR="00CC6A11">
        <w:rPr>
          <w:rFonts w:ascii="David" w:hAnsi="David" w:cs="David" w:hint="cs"/>
        </w:rPr>
        <w:t>MB</w:t>
      </w:r>
      <w:r w:rsidR="00CC6A11">
        <w:rPr>
          <w:rFonts w:ascii="David" w:hAnsi="David" w:cs="David" w:hint="cs"/>
          <w:rtl/>
        </w:rPr>
        <w:t xml:space="preserve">, שם השיר, שנת הוצאה, אמן (שם, </w:t>
      </w:r>
      <w:r w:rsidR="00CC6A11">
        <w:rPr>
          <w:rFonts w:ascii="David" w:hAnsi="David" w:cs="David" w:hint="cs"/>
        </w:rPr>
        <w:t>ID</w:t>
      </w:r>
      <w:r w:rsidR="00CC6A11">
        <w:rPr>
          <w:rFonts w:ascii="David" w:hAnsi="David" w:cs="David" w:hint="cs"/>
          <w:rtl/>
        </w:rPr>
        <w:t>, שפה), ארץ מוצא, מידע מ</w:t>
      </w:r>
      <w:r w:rsidR="00CC6A11">
        <w:rPr>
          <w:rFonts w:ascii="David" w:hAnsi="David" w:cs="David" w:hint="cs"/>
        </w:rPr>
        <w:t>Y</w:t>
      </w:r>
      <w:r w:rsidR="00CC6A11">
        <w:rPr>
          <w:rFonts w:ascii="David" w:hAnsi="David" w:cs="David"/>
        </w:rPr>
        <w:t>ouTube</w:t>
      </w:r>
      <w:r w:rsidR="00CC6A11">
        <w:rPr>
          <w:rFonts w:ascii="David" w:hAnsi="David" w:cs="David" w:hint="cs"/>
          <w:rtl/>
        </w:rPr>
        <w:t>(מספר צפיות, לינק לצפייה, תגים).</w:t>
      </w:r>
    </w:p>
    <w:p w:rsidR="00A7377B" w:rsidRDefault="00A7377B" w:rsidP="00A7377B">
      <w:pPr>
        <w:jc w:val="both"/>
        <w:rPr>
          <w:rFonts w:hint="cs"/>
          <w:rtl/>
        </w:rPr>
      </w:pPr>
    </w:p>
    <w:p w:rsidR="00580472" w:rsidRPr="00A7377B" w:rsidRDefault="00580472" w:rsidP="00A7377B">
      <w:pPr>
        <w:jc w:val="both"/>
        <w:rPr>
          <w:rtl/>
        </w:rPr>
      </w:pPr>
      <w:r>
        <w:rPr>
          <w:noProof/>
          <w:rtl/>
        </w:rPr>
        <w:drawing>
          <wp:anchor distT="0" distB="0" distL="114300" distR="114300" simplePos="0" relativeHeight="251678720" behindDoc="1" locked="0" layoutInCell="1" allowOverlap="1">
            <wp:simplePos x="0" y="0"/>
            <wp:positionH relativeFrom="column">
              <wp:posOffset>-11513</wp:posOffset>
            </wp:positionH>
            <wp:positionV relativeFrom="paragraph">
              <wp:posOffset>-442</wp:posOffset>
            </wp:positionV>
            <wp:extent cx="5402166" cy="3101009"/>
            <wp:effectExtent l="19050" t="0" r="8034" b="0"/>
            <wp:wrapTight wrapText="bothSides">
              <wp:wrapPolygon edited="0">
                <wp:start x="-76" y="0"/>
                <wp:lineTo x="-76" y="21496"/>
                <wp:lineTo x="21632" y="21496"/>
                <wp:lineTo x="21632" y="0"/>
                <wp:lineTo x="-76" y="0"/>
              </wp:wrapPolygon>
            </wp:wrapTight>
            <wp:docPr id="6" name="תמונה 1" descr="C:\Users\אבי\Downloads\דיאגרמות\מסך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אבי\Downloads\דיאגרמות\מסך3.jpeg"/>
                    <pic:cNvPicPr>
                      <a:picLocks noChangeAspect="1" noChangeArrowheads="1"/>
                    </pic:cNvPicPr>
                  </pic:nvPicPr>
                  <pic:blipFill>
                    <a:blip r:embed="rId21" cstate="print"/>
                    <a:srcRect/>
                    <a:stretch>
                      <a:fillRect/>
                    </a:stretch>
                  </pic:blipFill>
                  <pic:spPr bwMode="auto">
                    <a:xfrm>
                      <a:off x="0" y="0"/>
                      <a:ext cx="5402166" cy="3101009"/>
                    </a:xfrm>
                    <a:prstGeom prst="rect">
                      <a:avLst/>
                    </a:prstGeom>
                    <a:noFill/>
                    <a:ln w="9525">
                      <a:noFill/>
                      <a:miter lim="800000"/>
                      <a:headEnd/>
                      <a:tailEnd/>
                    </a:ln>
                  </pic:spPr>
                </pic:pic>
              </a:graphicData>
            </a:graphic>
          </wp:anchor>
        </w:drawing>
      </w:r>
    </w:p>
    <w:p w:rsidR="0021217D" w:rsidRPr="007D19D6" w:rsidRDefault="0021217D" w:rsidP="007D19D6">
      <w:pPr>
        <w:pStyle w:val="2"/>
        <w:numPr>
          <w:ilvl w:val="2"/>
          <w:numId w:val="33"/>
        </w:numPr>
        <w:jc w:val="left"/>
        <w:rPr>
          <w:rFonts w:ascii="David" w:hAnsi="David" w:cs="David"/>
          <w:color w:val="2F5496" w:themeColor="accent5" w:themeShade="BF"/>
          <w:rtl/>
        </w:rPr>
      </w:pPr>
      <w:r w:rsidRPr="007D19D6">
        <w:rPr>
          <w:rFonts w:ascii="David" w:hAnsi="David" w:cs="David" w:hint="cs"/>
          <w:color w:val="2F5496" w:themeColor="accent5" w:themeShade="BF"/>
          <w:rtl/>
        </w:rPr>
        <w:t>תיאור הפיתרון</w:t>
      </w:r>
      <w:r w:rsidR="00A7377B" w:rsidRPr="007D19D6">
        <w:rPr>
          <w:rFonts w:ascii="David" w:hAnsi="David" w:cs="David" w:hint="cs"/>
          <w:color w:val="2F5496" w:themeColor="accent5" w:themeShade="BF"/>
          <w:rtl/>
        </w:rPr>
        <w:t xml:space="preserve"> המוצע </w:t>
      </w:r>
    </w:p>
    <w:p w:rsidR="00CC6A11" w:rsidRPr="009E3C38" w:rsidRDefault="00790DE8" w:rsidP="009E3C38">
      <w:pPr>
        <w:pStyle w:val="ac"/>
        <w:jc w:val="left"/>
        <w:rPr>
          <w:rFonts w:ascii="David" w:hAnsi="David" w:cs="David"/>
          <w:noProof/>
          <w:sz w:val="24"/>
          <w:szCs w:val="24"/>
          <w:rtl/>
        </w:rPr>
      </w:pPr>
      <w:r>
        <w:rPr>
          <w:rFonts w:ascii="David" w:hAnsi="David" w:cs="David" w:hint="cs"/>
          <w:rtl/>
        </w:rPr>
        <w:t xml:space="preserve">צד לקוח המבוסס </w:t>
      </w:r>
      <w:r w:rsidRPr="009B0939">
        <w:rPr>
          <w:rFonts w:ascii="David" w:hAnsi="David" w:cs="David"/>
        </w:rPr>
        <w:t>html, javascript</w:t>
      </w:r>
      <w:r>
        <w:rPr>
          <w:rFonts w:ascii="David" w:hAnsi="David" w:cs="David" w:hint="cs"/>
          <w:rtl/>
        </w:rPr>
        <w:t xml:space="preserve"> הוא זה שפונה אל השרת בבקשה לקבל רשימת שירים מומלצת על פי פרמטרים. הבקשה והפרמטרים נשלחים אל שרת בבקשה המבוססת </w:t>
      </w:r>
      <w:r w:rsidRPr="009B0939">
        <w:rPr>
          <w:rFonts w:ascii="David" w:hAnsi="David" w:cs="David"/>
        </w:rPr>
        <w:t>javascript</w:t>
      </w:r>
      <w:r w:rsidRPr="009B0939">
        <w:rPr>
          <w:rFonts w:ascii="David" w:hAnsi="David" w:cs="David"/>
          <w:rtl/>
        </w:rPr>
        <w:t xml:space="preserve"> ו </w:t>
      </w:r>
      <w:r w:rsidRPr="009B0939">
        <w:rPr>
          <w:rFonts w:ascii="David" w:hAnsi="David" w:cs="David"/>
        </w:rPr>
        <w:t>jquery</w:t>
      </w:r>
      <w:r>
        <w:rPr>
          <w:rFonts w:ascii="David" w:hAnsi="David" w:cs="David" w:hint="cs"/>
          <w:rtl/>
        </w:rPr>
        <w:t xml:space="preserve">. שרת ה </w:t>
      </w:r>
      <w:r>
        <w:rPr>
          <w:rFonts w:ascii="David" w:hAnsi="David" w:cs="David"/>
        </w:rPr>
        <w:t>Node.js</w:t>
      </w:r>
      <w:r>
        <w:rPr>
          <w:rFonts w:ascii="David" w:hAnsi="David" w:cs="David" w:hint="cs"/>
          <w:rtl/>
        </w:rPr>
        <w:t xml:space="preserve"> מקבל את הפניה, ושולף את המידע הרלוונטי מתוך ה</w:t>
      </w:r>
      <w:r>
        <w:rPr>
          <w:rFonts w:ascii="David" w:hAnsi="David" w:cs="David"/>
        </w:rPr>
        <w:t>database</w:t>
      </w:r>
      <w:r>
        <w:rPr>
          <w:rFonts w:ascii="David" w:hAnsi="David" w:cs="David" w:hint="cs"/>
          <w:rtl/>
        </w:rPr>
        <w:t xml:space="preserve"> מבוסס </w:t>
      </w:r>
      <w:r>
        <w:rPr>
          <w:rFonts w:ascii="David" w:hAnsi="David" w:cs="David"/>
        </w:rPr>
        <w:t>mongoDB</w:t>
      </w:r>
      <w:r>
        <w:rPr>
          <w:rFonts w:ascii="David" w:hAnsi="David" w:cs="David" w:hint="cs"/>
          <w:rtl/>
        </w:rPr>
        <w:t xml:space="preserve"> באמצעות אלגוריתם המלצה</w:t>
      </w:r>
      <w:r w:rsidRPr="00790DE8">
        <w:rPr>
          <w:rFonts w:ascii="David" w:hAnsi="David" w:cs="David" w:hint="cs"/>
          <w:rtl/>
        </w:rPr>
        <w:t>.</w:t>
      </w:r>
      <w:r w:rsidRPr="00790DE8">
        <w:rPr>
          <w:rFonts w:ascii="David" w:hAnsi="David" w:cs="David" w:hint="cs"/>
          <w:noProof/>
          <w:rtl/>
        </w:rPr>
        <w:t xml:space="preserve"> השרת מחזיר את הבקשה ללקוח, ומציג עבורו את רשימת השירים בצירוף לינק השמעה ל</w:t>
      </w:r>
      <w:r w:rsidRPr="00790DE8">
        <w:rPr>
          <w:rFonts w:ascii="David" w:hAnsi="David" w:cs="David"/>
          <w:noProof/>
        </w:rPr>
        <w:t>YouTube</w:t>
      </w:r>
      <w:r>
        <w:rPr>
          <w:rFonts w:ascii="David" w:hAnsi="David" w:cs="David" w:hint="cs"/>
          <w:noProof/>
          <w:rtl/>
        </w:rPr>
        <w:t>.</w:t>
      </w:r>
    </w:p>
    <w:p w:rsidR="0021217D" w:rsidRPr="0021217D" w:rsidRDefault="0021217D" w:rsidP="00790DE8">
      <w:pPr>
        <w:jc w:val="both"/>
      </w:pPr>
    </w:p>
    <w:p w:rsidR="00CD4F4B" w:rsidRDefault="00CD4F4B" w:rsidP="0021217D">
      <w:pPr>
        <w:pStyle w:val="2"/>
        <w:numPr>
          <w:ilvl w:val="1"/>
          <w:numId w:val="33"/>
        </w:numPr>
        <w:jc w:val="left"/>
        <w:rPr>
          <w:rFonts w:ascii="David" w:hAnsi="David" w:cs="David" w:hint="cs"/>
          <w:rtl/>
        </w:rPr>
      </w:pPr>
      <w:r w:rsidRPr="00C10094">
        <w:rPr>
          <w:rFonts w:ascii="David" w:hAnsi="David" w:cs="David"/>
          <w:rtl/>
        </w:rPr>
        <w:t>תהליכים ונתוני המערכת</w:t>
      </w:r>
    </w:p>
    <w:p w:rsidR="009E3C38" w:rsidRPr="009E3C38" w:rsidRDefault="009E3C38" w:rsidP="009E3C38">
      <w:pPr>
        <w:jc w:val="both"/>
        <w:rPr>
          <w:rFonts w:ascii="David" w:hAnsi="David" w:cs="David"/>
          <w:rtl/>
        </w:rPr>
      </w:pPr>
      <w:r w:rsidRPr="009E3C38">
        <w:rPr>
          <w:rFonts w:ascii="David" w:hAnsi="David" w:cs="David" w:hint="cs"/>
          <w:rtl/>
        </w:rPr>
        <w:t xml:space="preserve">התרשים הבא </w:t>
      </w:r>
      <w:r>
        <w:rPr>
          <w:rFonts w:ascii="David" w:hAnsi="David" w:cs="David" w:hint="cs"/>
          <w:rtl/>
        </w:rPr>
        <w:t xml:space="preserve">מתאר </w:t>
      </w:r>
      <w:r>
        <w:rPr>
          <w:rFonts w:ascii="David" w:hAnsi="David" w:cs="David"/>
          <w:rtl/>
        </w:rPr>
        <w:t xml:space="preserve">את </w:t>
      </w:r>
      <w:r>
        <w:rPr>
          <w:rFonts w:ascii="David" w:hAnsi="David" w:cs="David" w:hint="cs"/>
          <w:rtl/>
        </w:rPr>
        <w:t>תהליכי</w:t>
      </w:r>
      <w:r w:rsidRPr="00C10094">
        <w:rPr>
          <w:rFonts w:ascii="David" w:hAnsi="David" w:cs="David"/>
          <w:rtl/>
        </w:rPr>
        <w:t xml:space="preserve"> המערכת ומסביר</w:t>
      </w:r>
      <w:r>
        <w:rPr>
          <w:rFonts w:ascii="David" w:hAnsi="David" w:cs="David" w:hint="cs"/>
          <w:rtl/>
        </w:rPr>
        <w:t xml:space="preserve"> </w:t>
      </w:r>
      <w:r w:rsidRPr="00C10094">
        <w:rPr>
          <w:rFonts w:ascii="David" w:hAnsi="David" w:cs="David"/>
          <w:rtl/>
        </w:rPr>
        <w:t xml:space="preserve">איך היא </w:t>
      </w:r>
      <w:r>
        <w:rPr>
          <w:rFonts w:ascii="David" w:hAnsi="David" w:cs="David" w:hint="cs"/>
          <w:rtl/>
        </w:rPr>
        <w:t>נבנתה ו</w:t>
      </w:r>
      <w:r w:rsidRPr="00C10094">
        <w:rPr>
          <w:rFonts w:ascii="David" w:hAnsi="David" w:cs="David"/>
          <w:rtl/>
        </w:rPr>
        <w:t>עתידה להיבנות. כמו כן ניתן לראות מהן הפעולות העיקריות במערכת ומה תפקיד כל ש</w:t>
      </w:r>
      <w:r>
        <w:rPr>
          <w:rFonts w:ascii="David" w:hAnsi="David" w:cs="David"/>
          <w:rtl/>
        </w:rPr>
        <w:t>חקן המשתמש בה</w:t>
      </w:r>
      <w:r>
        <w:rPr>
          <w:rFonts w:ascii="David" w:hAnsi="David" w:cs="David" w:hint="cs"/>
          <w:rtl/>
        </w:rPr>
        <w:t>:</w:t>
      </w:r>
    </w:p>
    <w:p w:rsidR="004E4C07" w:rsidRDefault="00333429" w:rsidP="004906D4">
      <w:pPr>
        <w:pStyle w:val="ac"/>
        <w:jc w:val="left"/>
        <w:rPr>
          <w:rFonts w:ascii="David" w:hAnsi="David" w:cs="David"/>
          <w:rtl/>
        </w:rPr>
      </w:pPr>
      <w:r>
        <w:rPr>
          <w:rFonts w:ascii="David" w:hAnsi="David" w:cs="David"/>
          <w:noProof/>
          <w:rtl/>
        </w:rPr>
        <w:drawing>
          <wp:anchor distT="0" distB="0" distL="114300" distR="114300" simplePos="0" relativeHeight="251672576" behindDoc="1" locked="0" layoutInCell="1" allowOverlap="1">
            <wp:simplePos x="0" y="0"/>
            <wp:positionH relativeFrom="column">
              <wp:posOffset>-44450</wp:posOffset>
            </wp:positionH>
            <wp:positionV relativeFrom="paragraph">
              <wp:posOffset>375920</wp:posOffset>
            </wp:positionV>
            <wp:extent cx="5412740" cy="3889375"/>
            <wp:effectExtent l="19050" t="0" r="0" b="0"/>
            <wp:wrapTight wrapText="bothSides">
              <wp:wrapPolygon edited="0">
                <wp:start x="-76" y="0"/>
                <wp:lineTo x="-76" y="21477"/>
                <wp:lineTo x="21590" y="21477"/>
                <wp:lineTo x="21590" y="0"/>
                <wp:lineTo x="-76" y="0"/>
              </wp:wrapPolygon>
            </wp:wrapTight>
            <wp:docPr id="2" name="תמונה 2" descr="C:\Users\אבי\Downloads\דיאגרמות\sequanc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אבי\Downloads\דיאגרמות\sequance diagram.png"/>
                    <pic:cNvPicPr>
                      <a:picLocks noChangeAspect="1" noChangeArrowheads="1"/>
                    </pic:cNvPicPr>
                  </pic:nvPicPr>
                  <pic:blipFill>
                    <a:blip r:embed="rId22" cstate="print"/>
                    <a:srcRect/>
                    <a:stretch>
                      <a:fillRect/>
                    </a:stretch>
                  </pic:blipFill>
                  <pic:spPr bwMode="auto">
                    <a:xfrm>
                      <a:off x="0" y="0"/>
                      <a:ext cx="5412740" cy="3889375"/>
                    </a:xfrm>
                    <a:prstGeom prst="rect">
                      <a:avLst/>
                    </a:prstGeom>
                    <a:noFill/>
                    <a:ln w="9525">
                      <a:noFill/>
                      <a:miter lim="800000"/>
                      <a:headEnd/>
                      <a:tailEnd/>
                    </a:ln>
                  </pic:spPr>
                </pic:pic>
              </a:graphicData>
            </a:graphic>
          </wp:anchor>
        </w:drawing>
      </w:r>
    </w:p>
    <w:p w:rsidR="00333429" w:rsidRDefault="00333429" w:rsidP="004906D4">
      <w:pPr>
        <w:pStyle w:val="ac"/>
        <w:jc w:val="left"/>
        <w:rPr>
          <w:rFonts w:ascii="David" w:hAnsi="David" w:cs="David"/>
          <w:rtl/>
        </w:rPr>
      </w:pPr>
    </w:p>
    <w:p w:rsidR="00333429" w:rsidRDefault="00333429" w:rsidP="004906D4">
      <w:pPr>
        <w:pStyle w:val="ac"/>
        <w:jc w:val="left"/>
        <w:rPr>
          <w:rFonts w:ascii="David" w:hAnsi="David" w:cs="David"/>
          <w:rtl/>
        </w:rPr>
      </w:pPr>
    </w:p>
    <w:p w:rsidR="004906D4" w:rsidRPr="00C10094" w:rsidRDefault="004906D4" w:rsidP="00500623">
      <w:pPr>
        <w:pStyle w:val="ac"/>
        <w:jc w:val="left"/>
        <w:rPr>
          <w:rFonts w:ascii="David" w:hAnsi="David" w:cs="David"/>
          <w:rtl/>
        </w:rPr>
      </w:pPr>
      <w:r>
        <w:rPr>
          <w:rFonts w:ascii="David" w:hAnsi="David" w:cs="David" w:hint="cs"/>
          <w:rtl/>
        </w:rPr>
        <w:t>ראשית כל, אנו שואבים את המידע הנדרש ממאגרי מידע חיצוניים, ומאחסנים אותם ב</w:t>
      </w:r>
      <w:r>
        <w:rPr>
          <w:rFonts w:ascii="David" w:hAnsi="David" w:cs="David"/>
        </w:rPr>
        <w:t>Database</w:t>
      </w:r>
      <w:r>
        <w:rPr>
          <w:rFonts w:ascii="David" w:hAnsi="David" w:cs="David" w:hint="cs"/>
          <w:rtl/>
        </w:rPr>
        <w:t xml:space="preserve"> מקומי. </w:t>
      </w:r>
      <w:r w:rsidR="00500623">
        <w:rPr>
          <w:rFonts w:ascii="David" w:hAnsi="David" w:cs="David" w:hint="cs"/>
          <w:rtl/>
        </w:rPr>
        <w:t>ה</w:t>
      </w:r>
      <w:r w:rsidR="00500623">
        <w:rPr>
          <w:rFonts w:ascii="David" w:hAnsi="David" w:cs="David"/>
        </w:rPr>
        <w:t>db</w:t>
      </w:r>
      <w:r w:rsidR="00500623">
        <w:rPr>
          <w:rFonts w:ascii="David" w:hAnsi="David" w:cs="David" w:hint="cs"/>
          <w:rtl/>
        </w:rPr>
        <w:t xml:space="preserve"> המקומי מסודר כך ששליפת המידע תהיה יעילה ומהירה ובהתאם לשאילתות המרכזיות של המערכת. </w:t>
      </w:r>
      <w:r>
        <w:rPr>
          <w:rFonts w:ascii="David" w:hAnsi="David" w:cs="David" w:hint="cs"/>
          <w:rtl/>
        </w:rPr>
        <w:t>לאחר מכן המשתמש יוכל להיכנס למערכת</w:t>
      </w:r>
      <w:r w:rsidR="00333429">
        <w:rPr>
          <w:rFonts w:ascii="David" w:hAnsi="David" w:cs="David" w:hint="cs"/>
          <w:rtl/>
        </w:rPr>
        <w:t xml:space="preserve"> ו</w:t>
      </w:r>
      <w:r>
        <w:rPr>
          <w:rFonts w:ascii="David" w:hAnsi="David" w:cs="David" w:hint="cs"/>
          <w:rtl/>
        </w:rPr>
        <w:t>להזין את פרטיו</w:t>
      </w:r>
      <w:r w:rsidR="00333429">
        <w:rPr>
          <w:rFonts w:ascii="David" w:hAnsi="David" w:cs="David" w:hint="cs"/>
          <w:rtl/>
        </w:rPr>
        <w:t>. על פי פרטים אלה י</w:t>
      </w:r>
      <w:r>
        <w:rPr>
          <w:rFonts w:ascii="David" w:hAnsi="David" w:cs="David" w:hint="cs"/>
          <w:rtl/>
        </w:rPr>
        <w:t>קבל רשימת שירים מומלצת עבורו על פי אלגוריתם המלצה</w:t>
      </w:r>
      <w:r w:rsidR="00333429">
        <w:rPr>
          <w:rFonts w:ascii="David" w:hAnsi="David" w:cs="David" w:hint="cs"/>
          <w:rtl/>
        </w:rPr>
        <w:t>.</w:t>
      </w:r>
      <w:r w:rsidR="00500623">
        <w:rPr>
          <w:rFonts w:ascii="David" w:hAnsi="David" w:cs="David" w:hint="cs"/>
          <w:rtl/>
        </w:rPr>
        <w:t xml:space="preserve"> רשימת השירים מוצגת עבורו בצירוף לינקים להשמעה. בלחיצה על לינק, נשלחת בקשת השמעה מ</w:t>
      </w:r>
      <w:r w:rsidR="00500623">
        <w:rPr>
          <w:rFonts w:ascii="David" w:hAnsi="David" w:cs="David"/>
        </w:rPr>
        <w:t>YouTube</w:t>
      </w:r>
      <w:r w:rsidR="00500623">
        <w:rPr>
          <w:rFonts w:ascii="David" w:hAnsi="David" w:cs="David" w:hint="cs"/>
          <w:rtl/>
        </w:rPr>
        <w:t>. בהמשך, יוכל המשתמש לקבוע אם אהב או לא, מידע זה ישמש את אלגוריתם ההמלצה וימליץ עבורו על שירים נוספים בעתיד.</w:t>
      </w:r>
    </w:p>
    <w:p w:rsidR="003902BF" w:rsidRDefault="003902BF" w:rsidP="009B0939">
      <w:pPr>
        <w:pStyle w:val="ac"/>
        <w:jc w:val="left"/>
        <w:rPr>
          <w:rFonts w:asciiTheme="minorBidi" w:hAnsiTheme="minorBidi" w:cstheme="minorBidi"/>
          <w:rtl/>
        </w:rPr>
      </w:pPr>
    </w:p>
    <w:p w:rsidR="00DE0256" w:rsidRDefault="00DE0256" w:rsidP="00500623">
      <w:pPr>
        <w:pStyle w:val="ac"/>
        <w:numPr>
          <w:ilvl w:val="1"/>
          <w:numId w:val="33"/>
        </w:numPr>
        <w:jc w:val="left"/>
        <w:rPr>
          <w:rFonts w:ascii="David" w:eastAsiaTheme="majorEastAsia" w:hAnsi="David" w:cs="David"/>
          <w:color w:val="2E74B5" w:themeColor="accent1" w:themeShade="BF"/>
          <w:sz w:val="26"/>
          <w:szCs w:val="26"/>
          <w:rtl/>
        </w:rPr>
      </w:pPr>
      <w:r w:rsidRPr="009B0939">
        <w:rPr>
          <w:rFonts w:ascii="David" w:eastAsiaTheme="majorEastAsia" w:hAnsi="David" w:cs="David"/>
          <w:color w:val="2E74B5" w:themeColor="accent1" w:themeShade="BF"/>
          <w:sz w:val="26"/>
          <w:szCs w:val="26"/>
          <w:rtl/>
        </w:rPr>
        <w:t xml:space="preserve">תיאור הכלים המשמשים לפתרון </w:t>
      </w:r>
    </w:p>
    <w:p w:rsidR="00500623" w:rsidRPr="009B0939" w:rsidRDefault="00500623" w:rsidP="00500623">
      <w:pPr>
        <w:pStyle w:val="ac"/>
        <w:jc w:val="left"/>
        <w:rPr>
          <w:rFonts w:ascii="David" w:eastAsiaTheme="majorEastAsia" w:hAnsi="David" w:cs="David"/>
          <w:color w:val="2E74B5" w:themeColor="accent1" w:themeShade="BF"/>
          <w:sz w:val="26"/>
          <w:szCs w:val="26"/>
          <w:rtl/>
        </w:rPr>
      </w:pPr>
    </w:p>
    <w:p w:rsidR="009B0939" w:rsidRPr="009B0939" w:rsidRDefault="009B0939" w:rsidP="00500623">
      <w:pPr>
        <w:pStyle w:val="ac"/>
        <w:jc w:val="left"/>
        <w:rPr>
          <w:rFonts w:ascii="David" w:hAnsi="David" w:cs="David"/>
          <w:rtl/>
        </w:rPr>
      </w:pPr>
      <w:r w:rsidRPr="009B0939">
        <w:rPr>
          <w:rFonts w:ascii="David" w:hAnsi="David" w:cs="David"/>
          <w:rtl/>
        </w:rPr>
        <w:t>בבניית</w:t>
      </w:r>
      <w:r w:rsidR="00500623">
        <w:rPr>
          <w:rFonts w:ascii="David" w:hAnsi="David" w:cs="David"/>
          <w:rtl/>
        </w:rPr>
        <w:t xml:space="preserve"> המערכת השתמשנו ב</w:t>
      </w:r>
      <w:r w:rsidR="00500623">
        <w:rPr>
          <w:rFonts w:ascii="David" w:hAnsi="David" w:cs="David" w:hint="cs"/>
          <w:rtl/>
        </w:rPr>
        <w:t>טכנולוגיות הבאות:</w:t>
      </w:r>
    </w:p>
    <w:p w:rsidR="009B0939" w:rsidRPr="009B0939" w:rsidRDefault="009B0939" w:rsidP="00500623">
      <w:pPr>
        <w:pStyle w:val="ac"/>
        <w:numPr>
          <w:ilvl w:val="0"/>
          <w:numId w:val="35"/>
        </w:numPr>
        <w:jc w:val="left"/>
        <w:rPr>
          <w:rFonts w:ascii="David" w:hAnsi="David" w:cs="David"/>
          <w:rtl/>
        </w:rPr>
      </w:pPr>
      <w:r w:rsidRPr="009B0939">
        <w:rPr>
          <w:rFonts w:ascii="David" w:hAnsi="David" w:cs="David"/>
          <w:rtl/>
        </w:rPr>
        <w:t xml:space="preserve">צד הלקוח: </w:t>
      </w:r>
      <w:r w:rsidRPr="009B0939">
        <w:rPr>
          <w:rFonts w:ascii="David" w:hAnsi="David" w:cs="David"/>
        </w:rPr>
        <w:t>css, html, javascript</w:t>
      </w:r>
      <w:r w:rsidRPr="009B0939">
        <w:rPr>
          <w:rFonts w:ascii="David" w:hAnsi="David" w:cs="David"/>
          <w:rtl/>
        </w:rPr>
        <w:t xml:space="preserve"> - צד הלקוח בנוי משלד של </w:t>
      </w:r>
      <w:r w:rsidRPr="009B0939">
        <w:rPr>
          <w:rFonts w:ascii="David" w:hAnsi="David" w:cs="David"/>
        </w:rPr>
        <w:t>html</w:t>
      </w:r>
      <w:r w:rsidRPr="009B0939">
        <w:rPr>
          <w:rFonts w:ascii="David" w:hAnsi="David" w:cs="David"/>
          <w:rtl/>
        </w:rPr>
        <w:t xml:space="preserve"> ועליו עיצוב בעזרת </w:t>
      </w:r>
      <w:r w:rsidRPr="009B0939">
        <w:rPr>
          <w:rFonts w:ascii="David" w:hAnsi="David" w:cs="David"/>
        </w:rPr>
        <w:t>css</w:t>
      </w:r>
      <w:r w:rsidRPr="009B0939">
        <w:rPr>
          <w:rFonts w:ascii="David" w:hAnsi="David" w:cs="David"/>
          <w:rtl/>
        </w:rPr>
        <w:t>.</w:t>
      </w:r>
    </w:p>
    <w:p w:rsidR="009B0939" w:rsidRPr="009B0939" w:rsidRDefault="009B0939" w:rsidP="00500623">
      <w:pPr>
        <w:pStyle w:val="ac"/>
        <w:ind w:left="720"/>
        <w:jc w:val="left"/>
        <w:rPr>
          <w:rFonts w:ascii="David" w:hAnsi="David" w:cs="David"/>
          <w:rtl/>
        </w:rPr>
      </w:pPr>
      <w:r w:rsidRPr="009B0939">
        <w:rPr>
          <w:rFonts w:ascii="David" w:hAnsi="David" w:cs="David"/>
          <w:rtl/>
        </w:rPr>
        <w:t xml:space="preserve">מידע הגיל והארץ נשלח בעזרת </w:t>
      </w:r>
      <w:r w:rsidRPr="009B0939">
        <w:rPr>
          <w:rFonts w:ascii="David" w:hAnsi="David" w:cs="David"/>
        </w:rPr>
        <w:t>javascript</w:t>
      </w:r>
      <w:r w:rsidRPr="009B0939">
        <w:rPr>
          <w:rFonts w:ascii="David" w:hAnsi="David" w:cs="David"/>
          <w:rtl/>
        </w:rPr>
        <w:t xml:space="preserve"> ו </w:t>
      </w:r>
      <w:r w:rsidRPr="009B0939">
        <w:rPr>
          <w:rFonts w:ascii="David" w:hAnsi="David" w:cs="David"/>
        </w:rPr>
        <w:t>jquery</w:t>
      </w:r>
      <w:r w:rsidRPr="009B0939">
        <w:rPr>
          <w:rFonts w:ascii="David" w:hAnsi="David" w:cs="David"/>
          <w:rtl/>
        </w:rPr>
        <w:t xml:space="preserve"> לשרת וכך גם המ</w:t>
      </w:r>
      <w:r w:rsidR="00790DE8">
        <w:rPr>
          <w:rFonts w:ascii="David" w:hAnsi="David" w:cs="David"/>
          <w:rtl/>
        </w:rPr>
        <w:t>ידע המתקבל מצד</w:t>
      </w:r>
      <w:r w:rsidR="00790DE8">
        <w:rPr>
          <w:rFonts w:ascii="David" w:hAnsi="David" w:cs="David" w:hint="cs"/>
          <w:rtl/>
        </w:rPr>
        <w:t xml:space="preserve"> </w:t>
      </w:r>
      <w:r w:rsidRPr="009B0939">
        <w:rPr>
          <w:rFonts w:ascii="David" w:hAnsi="David" w:cs="David"/>
          <w:rtl/>
        </w:rPr>
        <w:t>השרת.</w:t>
      </w:r>
    </w:p>
    <w:p w:rsidR="009B0939" w:rsidRDefault="009B0939" w:rsidP="00500623">
      <w:pPr>
        <w:pStyle w:val="ac"/>
        <w:numPr>
          <w:ilvl w:val="0"/>
          <w:numId w:val="35"/>
        </w:numPr>
        <w:jc w:val="left"/>
        <w:rPr>
          <w:rFonts w:ascii="David" w:hAnsi="David" w:cs="David"/>
        </w:rPr>
      </w:pPr>
      <w:r w:rsidRPr="009B0939">
        <w:rPr>
          <w:rFonts w:ascii="David" w:hAnsi="David" w:cs="David"/>
          <w:rtl/>
        </w:rPr>
        <w:t xml:space="preserve">צד השרת : צד השרת </w:t>
      </w:r>
      <w:r w:rsidR="00500623">
        <w:rPr>
          <w:rFonts w:ascii="David" w:hAnsi="David" w:cs="David" w:hint="cs"/>
          <w:rtl/>
        </w:rPr>
        <w:t>המבוסס</w:t>
      </w:r>
      <w:r w:rsidRPr="009B0939">
        <w:rPr>
          <w:rFonts w:ascii="David" w:hAnsi="David" w:cs="David"/>
          <w:rtl/>
        </w:rPr>
        <w:t xml:space="preserve"> </w:t>
      </w:r>
      <w:r w:rsidRPr="009B0939">
        <w:rPr>
          <w:rFonts w:ascii="David" w:hAnsi="David" w:cs="David"/>
        </w:rPr>
        <w:t>node.js</w:t>
      </w:r>
      <w:r w:rsidRPr="009B0939">
        <w:rPr>
          <w:rFonts w:ascii="David" w:hAnsi="David" w:cs="David"/>
          <w:rtl/>
        </w:rPr>
        <w:t>, ומשתמש בספריות</w:t>
      </w:r>
      <w:r w:rsidR="00500623">
        <w:rPr>
          <w:rFonts w:ascii="David" w:hAnsi="David" w:cs="David"/>
          <w:rtl/>
        </w:rPr>
        <w:t xml:space="preserve"> כדוגמ</w:t>
      </w:r>
      <w:r w:rsidRPr="009B0939">
        <w:rPr>
          <w:rFonts w:ascii="David" w:hAnsi="David" w:cs="David"/>
          <w:rtl/>
        </w:rPr>
        <w:t xml:space="preserve">ת- </w:t>
      </w:r>
      <w:r w:rsidRPr="009B0939">
        <w:rPr>
          <w:rFonts w:ascii="David" w:hAnsi="David" w:cs="David"/>
        </w:rPr>
        <w:t>mongoose, youtube-node</w:t>
      </w:r>
      <w:r w:rsidRPr="009B0939">
        <w:rPr>
          <w:rFonts w:ascii="David" w:hAnsi="David" w:cs="David"/>
          <w:rtl/>
        </w:rPr>
        <w:t xml:space="preserve"> </w:t>
      </w:r>
      <w:r w:rsidR="00500623" w:rsidRPr="009B0939">
        <w:rPr>
          <w:rFonts w:ascii="David" w:hAnsi="David" w:cs="David"/>
          <w:rtl/>
        </w:rPr>
        <w:t xml:space="preserve">על מנת לשאוב מידע </w:t>
      </w:r>
      <w:r w:rsidR="00500623">
        <w:rPr>
          <w:rFonts w:ascii="David" w:hAnsi="David" w:cs="David" w:hint="cs"/>
          <w:rtl/>
        </w:rPr>
        <w:t xml:space="preserve">. </w:t>
      </w:r>
      <w:r w:rsidRPr="009B0939">
        <w:rPr>
          <w:rFonts w:ascii="David" w:hAnsi="David" w:cs="David"/>
          <w:rtl/>
        </w:rPr>
        <w:t xml:space="preserve">צד השרת מתווך בין המידע שמאוכסן בשרתי </w:t>
      </w:r>
      <w:r w:rsidRPr="009B0939">
        <w:rPr>
          <w:rFonts w:ascii="David" w:hAnsi="David" w:cs="David"/>
        </w:rPr>
        <w:t>mongo</w:t>
      </w:r>
      <w:r w:rsidRPr="009B0939">
        <w:rPr>
          <w:rFonts w:ascii="David" w:hAnsi="David" w:cs="David"/>
          <w:rtl/>
        </w:rPr>
        <w:t xml:space="preserve"> ובין צד הלקוח .</w:t>
      </w:r>
    </w:p>
    <w:p w:rsidR="00500623" w:rsidRDefault="00500623" w:rsidP="000A572D">
      <w:pPr>
        <w:pStyle w:val="ac"/>
        <w:numPr>
          <w:ilvl w:val="0"/>
          <w:numId w:val="35"/>
        </w:numPr>
        <w:jc w:val="left"/>
        <w:rPr>
          <w:rFonts w:ascii="David" w:hAnsi="David" w:cs="David"/>
        </w:rPr>
      </w:pPr>
      <w:r>
        <w:rPr>
          <w:rFonts w:ascii="David" w:hAnsi="David" w:cs="David" w:hint="cs"/>
          <w:rtl/>
        </w:rPr>
        <w:t>גישה מהשרת ל</w:t>
      </w:r>
      <w:r>
        <w:rPr>
          <w:rFonts w:ascii="David" w:hAnsi="David" w:cs="David"/>
        </w:rPr>
        <w:t>YouTube</w:t>
      </w:r>
      <w:r>
        <w:rPr>
          <w:rFonts w:ascii="David" w:hAnsi="David" w:cs="David" w:hint="cs"/>
          <w:rtl/>
        </w:rPr>
        <w:t>:</w:t>
      </w:r>
      <w:r w:rsidR="003F4883">
        <w:rPr>
          <w:rFonts w:ascii="David" w:hAnsi="David" w:cs="David" w:hint="cs"/>
          <w:rtl/>
        </w:rPr>
        <w:t xml:space="preserve"> </w:t>
      </w:r>
      <w:r w:rsidR="000A572D">
        <w:rPr>
          <w:rFonts w:ascii="David" w:hAnsi="David" w:cs="David" w:hint="cs"/>
          <w:rtl/>
        </w:rPr>
        <w:t xml:space="preserve">על ידי ספריית </w:t>
      </w:r>
      <w:r w:rsidR="000A572D">
        <w:rPr>
          <w:rFonts w:ascii="David" w:hAnsi="David" w:cs="David" w:hint="cs"/>
        </w:rPr>
        <w:t>Y</w:t>
      </w:r>
      <w:r w:rsidR="000A572D">
        <w:rPr>
          <w:rFonts w:ascii="David" w:hAnsi="David" w:cs="David"/>
        </w:rPr>
        <w:t>ouTube Node</w:t>
      </w:r>
      <w:r w:rsidR="000A572D">
        <w:rPr>
          <w:rFonts w:ascii="David" w:hAnsi="David" w:cs="David" w:hint="cs"/>
          <w:rtl/>
        </w:rPr>
        <w:t xml:space="preserve">, אנו שולחים בקשת </w:t>
      </w:r>
      <w:r w:rsidR="000A572D">
        <w:rPr>
          <w:rFonts w:ascii="David" w:hAnsi="David" w:cs="David"/>
        </w:rPr>
        <w:t>http request</w:t>
      </w:r>
      <w:r w:rsidR="000A572D">
        <w:rPr>
          <w:rFonts w:ascii="David" w:hAnsi="David" w:cs="David" w:hint="cs"/>
          <w:rtl/>
        </w:rPr>
        <w:t xml:space="preserve"> ומקבלים </w:t>
      </w:r>
      <w:r w:rsidR="000A572D">
        <w:rPr>
          <w:rFonts w:ascii="David" w:hAnsi="David" w:cs="David"/>
        </w:rPr>
        <w:t>key</w:t>
      </w:r>
      <w:r w:rsidR="000A572D">
        <w:rPr>
          <w:rFonts w:ascii="David" w:hAnsi="David" w:cs="David" w:hint="cs"/>
          <w:rtl/>
        </w:rPr>
        <w:t xml:space="preserve"> שבאמצעותו נוכל לתקשר עם </w:t>
      </w:r>
      <w:r w:rsidR="000A572D">
        <w:rPr>
          <w:rFonts w:ascii="David" w:hAnsi="David" w:cs="David"/>
        </w:rPr>
        <w:t>YouTube API</w:t>
      </w:r>
      <w:r w:rsidR="000A572D">
        <w:rPr>
          <w:rFonts w:ascii="David" w:hAnsi="David" w:cs="David" w:hint="cs"/>
          <w:rtl/>
        </w:rPr>
        <w:t xml:space="preserve">. אנו בונים את השאילתות הרצויות ושולחים לשרת של </w:t>
      </w:r>
      <w:r w:rsidR="000A572D">
        <w:rPr>
          <w:rFonts w:ascii="David" w:hAnsi="David" w:cs="David"/>
        </w:rPr>
        <w:t>YouTube</w:t>
      </w:r>
      <w:r w:rsidR="000A572D">
        <w:rPr>
          <w:rFonts w:ascii="David" w:hAnsi="David" w:cs="David" w:hint="cs"/>
          <w:rtl/>
        </w:rPr>
        <w:t>, הוא מצידו מחזיר לנו את המידע המבוקש.</w:t>
      </w:r>
    </w:p>
    <w:p w:rsidR="00500623" w:rsidRPr="009B0939" w:rsidRDefault="00500623" w:rsidP="007D19D6">
      <w:pPr>
        <w:pStyle w:val="ac"/>
        <w:numPr>
          <w:ilvl w:val="0"/>
          <w:numId w:val="35"/>
        </w:numPr>
        <w:jc w:val="left"/>
        <w:rPr>
          <w:rFonts w:ascii="David" w:hAnsi="David" w:cs="David"/>
          <w:rtl/>
        </w:rPr>
      </w:pPr>
      <w:r>
        <w:rPr>
          <w:rFonts w:ascii="David" w:hAnsi="David" w:cs="David" w:hint="cs"/>
          <w:rtl/>
        </w:rPr>
        <w:t>גישה מהשרת ל</w:t>
      </w:r>
      <w:r>
        <w:rPr>
          <w:rFonts w:ascii="David" w:hAnsi="David" w:cs="David" w:hint="cs"/>
        </w:rPr>
        <w:t>M</w:t>
      </w:r>
      <w:r>
        <w:rPr>
          <w:rFonts w:ascii="David" w:hAnsi="David" w:cs="David"/>
        </w:rPr>
        <w:t>usicBrainz</w:t>
      </w:r>
      <w:r>
        <w:rPr>
          <w:rFonts w:ascii="David" w:hAnsi="David" w:cs="David" w:hint="cs"/>
          <w:rtl/>
        </w:rPr>
        <w:t xml:space="preserve">: </w:t>
      </w:r>
      <w:r w:rsidR="007D19D6">
        <w:rPr>
          <w:rFonts w:ascii="David" w:hAnsi="David" w:cs="David" w:hint="cs"/>
          <w:rtl/>
        </w:rPr>
        <w:t xml:space="preserve">אנו שולחים בקשת </w:t>
      </w:r>
      <w:r w:rsidR="007D19D6">
        <w:rPr>
          <w:rFonts w:ascii="David" w:hAnsi="David" w:cs="David"/>
        </w:rPr>
        <w:t xml:space="preserve">http </w:t>
      </w:r>
      <w:r w:rsidR="007D19D6">
        <w:rPr>
          <w:rFonts w:ascii="David" w:hAnsi="David" w:cs="David" w:hint="cs"/>
        </w:rPr>
        <w:t>GET</w:t>
      </w:r>
      <w:r w:rsidR="007D19D6">
        <w:rPr>
          <w:rFonts w:ascii="David" w:hAnsi="David" w:cs="David" w:hint="cs"/>
          <w:rtl/>
        </w:rPr>
        <w:t xml:space="preserve"> ל</w:t>
      </w:r>
      <w:r w:rsidR="007D19D6">
        <w:rPr>
          <w:rFonts w:ascii="David" w:hAnsi="David" w:cs="David" w:hint="cs"/>
        </w:rPr>
        <w:t>MB</w:t>
      </w:r>
      <w:r w:rsidR="007D19D6">
        <w:rPr>
          <w:rFonts w:ascii="David" w:hAnsi="David" w:cs="David"/>
        </w:rPr>
        <w:t xml:space="preserve"> API</w:t>
      </w:r>
      <w:r w:rsidR="007D19D6">
        <w:rPr>
          <w:rFonts w:ascii="David" w:hAnsi="David" w:cs="David" w:hint="cs"/>
          <w:rtl/>
        </w:rPr>
        <w:t xml:space="preserve"> בבקשה לקבלת מידע. ה</w:t>
      </w:r>
      <w:r w:rsidR="007D19D6">
        <w:rPr>
          <w:rFonts w:ascii="David" w:hAnsi="David" w:cs="David" w:hint="cs"/>
        </w:rPr>
        <w:t>MB</w:t>
      </w:r>
      <w:r w:rsidR="007D19D6">
        <w:rPr>
          <w:rFonts w:ascii="David" w:hAnsi="David" w:cs="David" w:hint="cs"/>
          <w:rtl/>
        </w:rPr>
        <w:t xml:space="preserve"> מבוסס </w:t>
      </w:r>
      <w:r w:rsidR="007D19D6">
        <w:rPr>
          <w:rFonts w:ascii="David" w:hAnsi="David" w:cs="David" w:hint="cs"/>
        </w:rPr>
        <w:t>RDF</w:t>
      </w:r>
      <w:r w:rsidR="007D19D6">
        <w:rPr>
          <w:rFonts w:ascii="David" w:hAnsi="David" w:cs="David" w:hint="cs"/>
          <w:rtl/>
        </w:rPr>
        <w:t xml:space="preserve"> </w:t>
      </w:r>
      <w:r w:rsidR="00E21CCC">
        <w:rPr>
          <w:rFonts w:ascii="David" w:hAnsi="David" w:cs="David" w:hint="cs"/>
          <w:rtl/>
        </w:rPr>
        <w:t>שהוא מודל החלפת נתונים ברשת.</w:t>
      </w:r>
    </w:p>
    <w:p w:rsidR="009B0939" w:rsidRDefault="009B0939" w:rsidP="00500623">
      <w:pPr>
        <w:pStyle w:val="ac"/>
        <w:numPr>
          <w:ilvl w:val="0"/>
          <w:numId w:val="35"/>
        </w:numPr>
        <w:jc w:val="left"/>
        <w:rPr>
          <w:rFonts w:ascii="David" w:hAnsi="David" w:cs="David"/>
        </w:rPr>
      </w:pPr>
      <w:r w:rsidRPr="009B0939">
        <w:rPr>
          <w:rFonts w:ascii="David" w:hAnsi="David" w:cs="David"/>
          <w:rtl/>
        </w:rPr>
        <w:t>אחסון המידע- המידע</w:t>
      </w:r>
      <w:r w:rsidR="00500623">
        <w:rPr>
          <w:rFonts w:ascii="David" w:hAnsi="David" w:cs="David" w:hint="cs"/>
          <w:rtl/>
        </w:rPr>
        <w:t xml:space="preserve"> על השירים</w:t>
      </w:r>
      <w:r w:rsidRPr="009B0939">
        <w:rPr>
          <w:rFonts w:ascii="David" w:hAnsi="David" w:cs="David"/>
          <w:rtl/>
        </w:rPr>
        <w:t xml:space="preserve"> מאוחסן בשרת </w:t>
      </w:r>
      <w:r w:rsidRPr="009B0939">
        <w:rPr>
          <w:rFonts w:ascii="David" w:hAnsi="David" w:cs="David"/>
        </w:rPr>
        <w:t>mongodb</w:t>
      </w:r>
      <w:r w:rsidRPr="009B0939">
        <w:rPr>
          <w:rFonts w:ascii="David" w:hAnsi="David" w:cs="David"/>
          <w:rtl/>
        </w:rPr>
        <w:t xml:space="preserve"> בתוך </w:t>
      </w:r>
      <w:r w:rsidRPr="009B0939">
        <w:rPr>
          <w:rFonts w:ascii="David" w:hAnsi="David" w:cs="David"/>
        </w:rPr>
        <w:t>collection</w:t>
      </w:r>
      <w:r w:rsidRPr="009B0939">
        <w:rPr>
          <w:rFonts w:ascii="David" w:hAnsi="David" w:cs="David"/>
          <w:rtl/>
        </w:rPr>
        <w:t xml:space="preserve"> אחד</w:t>
      </w:r>
      <w:r w:rsidR="00500623">
        <w:rPr>
          <w:rFonts w:ascii="David" w:hAnsi="David" w:cs="David" w:hint="cs"/>
          <w:rtl/>
        </w:rPr>
        <w:t xml:space="preserve"> המאופיין באינקסים המאפשרים שליפה מהירה ויעילה של המידע.</w:t>
      </w:r>
      <w:r w:rsidR="00500623">
        <w:rPr>
          <w:rFonts w:ascii="David" w:hAnsi="David" w:cs="David"/>
          <w:rtl/>
        </w:rPr>
        <w:t xml:space="preserve"> כל שיר </w:t>
      </w:r>
      <w:r w:rsidR="00500623">
        <w:rPr>
          <w:rFonts w:ascii="David" w:hAnsi="David" w:cs="David" w:hint="cs"/>
          <w:rtl/>
        </w:rPr>
        <w:t>מאוחסן</w:t>
      </w:r>
      <w:r w:rsidR="00500623">
        <w:rPr>
          <w:rFonts w:ascii="David" w:hAnsi="David" w:cs="David"/>
          <w:rtl/>
        </w:rPr>
        <w:t xml:space="preserve"> </w:t>
      </w:r>
      <w:r w:rsidR="00500623">
        <w:rPr>
          <w:rFonts w:ascii="David" w:hAnsi="David" w:cs="David" w:hint="cs"/>
          <w:rtl/>
        </w:rPr>
        <w:t>ב</w:t>
      </w:r>
      <w:r w:rsidRPr="009B0939">
        <w:rPr>
          <w:rFonts w:ascii="David" w:hAnsi="David" w:cs="David"/>
          <w:rtl/>
        </w:rPr>
        <w:t xml:space="preserve"> </w:t>
      </w:r>
      <w:r w:rsidRPr="009B0939">
        <w:rPr>
          <w:rFonts w:ascii="David" w:hAnsi="David" w:cs="David"/>
        </w:rPr>
        <w:t>document</w:t>
      </w:r>
      <w:r w:rsidR="00500623">
        <w:rPr>
          <w:rFonts w:ascii="David" w:hAnsi="David" w:cs="David"/>
          <w:rtl/>
        </w:rPr>
        <w:t xml:space="preserve"> עם הפרטים </w:t>
      </w:r>
      <w:r w:rsidR="00500623">
        <w:rPr>
          <w:rFonts w:ascii="David" w:hAnsi="David" w:cs="David" w:hint="cs"/>
          <w:rtl/>
        </w:rPr>
        <w:t>הרלוונטיי</w:t>
      </w:r>
      <w:r w:rsidR="00500623">
        <w:rPr>
          <w:rFonts w:ascii="David" w:hAnsi="David" w:cs="David" w:hint="eastAsia"/>
          <w:rtl/>
        </w:rPr>
        <w:t>ם</w:t>
      </w:r>
      <w:r w:rsidR="00500623">
        <w:rPr>
          <w:rFonts w:ascii="David" w:hAnsi="David" w:cs="David"/>
          <w:rtl/>
        </w:rPr>
        <w:t xml:space="preserve"> ל</w:t>
      </w:r>
      <w:r w:rsidR="00500623">
        <w:rPr>
          <w:rFonts w:ascii="David" w:hAnsi="David" w:cs="David" w:hint="cs"/>
          <w:rtl/>
        </w:rPr>
        <w:t>מערכת</w:t>
      </w:r>
      <w:r w:rsidRPr="009B0939">
        <w:rPr>
          <w:rFonts w:ascii="David" w:hAnsi="David" w:cs="David"/>
          <w:rtl/>
        </w:rPr>
        <w:t>.</w:t>
      </w:r>
    </w:p>
    <w:p w:rsidR="009E3C38" w:rsidRDefault="009E3C38" w:rsidP="003902BF">
      <w:pPr>
        <w:pStyle w:val="ac"/>
        <w:jc w:val="left"/>
        <w:rPr>
          <w:rFonts w:ascii="David" w:hAnsi="David" w:cs="David"/>
          <w:rtl/>
        </w:rPr>
      </w:pPr>
    </w:p>
    <w:p w:rsidR="00680140" w:rsidRPr="00C10094" w:rsidRDefault="00680140" w:rsidP="003F4883">
      <w:pPr>
        <w:pStyle w:val="1"/>
        <w:numPr>
          <w:ilvl w:val="0"/>
          <w:numId w:val="33"/>
        </w:numPr>
        <w:jc w:val="left"/>
        <w:rPr>
          <w:rFonts w:ascii="David" w:hAnsi="David" w:cs="David"/>
          <w:b/>
          <w:bCs/>
          <w:u w:val="single"/>
          <w:rtl/>
        </w:rPr>
      </w:pPr>
      <w:r w:rsidRPr="00C10094">
        <w:rPr>
          <w:rFonts w:ascii="David" w:hAnsi="David" w:cs="David"/>
          <w:rtl/>
        </w:rPr>
        <w:t>תכנית בדיקות</w:t>
      </w:r>
      <w:r w:rsidR="001D339E" w:rsidRPr="00C10094">
        <w:rPr>
          <w:rFonts w:ascii="David" w:hAnsi="David" w:cs="David"/>
          <w:rtl/>
        </w:rPr>
        <w:t xml:space="preserve"> </w:t>
      </w:r>
    </w:p>
    <w:p w:rsidR="00426DEB" w:rsidRPr="00C10094" w:rsidRDefault="00426DEB" w:rsidP="00C10094">
      <w:pPr>
        <w:spacing w:line="360" w:lineRule="auto"/>
        <w:jc w:val="left"/>
        <w:rPr>
          <w:rFonts w:ascii="David" w:hAnsi="David" w:cs="David"/>
          <w:rtl/>
        </w:rPr>
      </w:pPr>
      <w:r w:rsidRPr="00C10094">
        <w:rPr>
          <w:rFonts w:ascii="David" w:hAnsi="David" w:cs="David"/>
          <w:rtl/>
        </w:rPr>
        <w:t>בסיום כל שלב בפיתוח האפליקציה, יבוצעו מספר בדיקות תקינות שימולאו בהתאם בטבלה  -</w:t>
      </w:r>
    </w:p>
    <w:p w:rsidR="00426DEB" w:rsidRPr="00C10094" w:rsidRDefault="00426DEB" w:rsidP="00426DEB">
      <w:pPr>
        <w:spacing w:line="360" w:lineRule="auto"/>
        <w:jc w:val="left"/>
        <w:rPr>
          <w:rFonts w:ascii="David" w:hAnsi="David" w:cs="David"/>
          <w:b/>
          <w:bCs/>
          <w:rtl/>
        </w:rPr>
      </w:pPr>
      <w:r w:rsidRPr="00C10094">
        <w:rPr>
          <w:rFonts w:ascii="David" w:hAnsi="David" w:cs="David"/>
          <w:b/>
          <w:bCs/>
          <w:rtl/>
        </w:rPr>
        <w:t>בדיקות מערכת</w:t>
      </w:r>
    </w:p>
    <w:p w:rsidR="00426DEB" w:rsidRPr="00C10094" w:rsidRDefault="00426DEB" w:rsidP="00C10094">
      <w:pPr>
        <w:pStyle w:val="ac"/>
        <w:numPr>
          <w:ilvl w:val="0"/>
          <w:numId w:val="31"/>
        </w:numPr>
        <w:jc w:val="left"/>
        <w:rPr>
          <w:rFonts w:ascii="David" w:hAnsi="David" w:cs="David"/>
          <w:b/>
          <w:bCs/>
        </w:rPr>
      </w:pPr>
      <w:r w:rsidRPr="00C10094">
        <w:rPr>
          <w:rFonts w:ascii="David" w:hAnsi="David" w:cs="David"/>
          <w:rtl/>
        </w:rPr>
        <w:t>ווידוא שהמערכת עונה לדרישות.</w:t>
      </w:r>
    </w:p>
    <w:p w:rsidR="00426DEB" w:rsidRPr="00C10094" w:rsidRDefault="00426DEB" w:rsidP="00C10094">
      <w:pPr>
        <w:pStyle w:val="ac"/>
        <w:numPr>
          <w:ilvl w:val="0"/>
          <w:numId w:val="31"/>
        </w:numPr>
        <w:jc w:val="left"/>
        <w:rPr>
          <w:rFonts w:ascii="David" w:hAnsi="David" w:cs="David"/>
          <w:b/>
          <w:bCs/>
        </w:rPr>
      </w:pPr>
      <w:r w:rsidRPr="00C10094">
        <w:rPr>
          <w:rFonts w:ascii="David" w:hAnsi="David" w:cs="David"/>
          <w:rtl/>
        </w:rPr>
        <w:t>בדיקות תקינות קלט מהמשתמש – האם המשתמש אכן יכול להכניס קלט לאפליקציה.</w:t>
      </w:r>
    </w:p>
    <w:p w:rsidR="00426DEB" w:rsidRPr="00C10094" w:rsidRDefault="00426DEB" w:rsidP="00C10094">
      <w:pPr>
        <w:pStyle w:val="ac"/>
        <w:numPr>
          <w:ilvl w:val="0"/>
          <w:numId w:val="31"/>
        </w:numPr>
        <w:jc w:val="left"/>
        <w:rPr>
          <w:rFonts w:ascii="David" w:hAnsi="David" w:cs="David"/>
          <w:b/>
          <w:bCs/>
        </w:rPr>
      </w:pPr>
      <w:r w:rsidRPr="00C10094">
        <w:rPr>
          <w:rFonts w:ascii="David" w:hAnsi="David" w:cs="David"/>
          <w:rtl/>
        </w:rPr>
        <w:t>בדיקות תקינות של בסיס הנתונים – היכולת לשלוף ולהכניס נתונים (</w:t>
      </w:r>
      <w:r w:rsidRPr="00C10094">
        <w:rPr>
          <w:rFonts w:ascii="David" w:hAnsi="David" w:cs="David"/>
        </w:rPr>
        <w:t>C.R.U.D</w:t>
      </w:r>
      <w:r w:rsidRPr="00C10094">
        <w:rPr>
          <w:rFonts w:ascii="David" w:hAnsi="David" w:cs="David"/>
          <w:rtl/>
        </w:rPr>
        <w:t>).</w:t>
      </w:r>
    </w:p>
    <w:p w:rsidR="00426DEB" w:rsidRPr="00C10094" w:rsidRDefault="00426DEB" w:rsidP="00C10094">
      <w:pPr>
        <w:pStyle w:val="ac"/>
        <w:numPr>
          <w:ilvl w:val="0"/>
          <w:numId w:val="31"/>
        </w:numPr>
        <w:jc w:val="left"/>
        <w:rPr>
          <w:rFonts w:ascii="David" w:hAnsi="David" w:cs="David"/>
          <w:b/>
          <w:bCs/>
        </w:rPr>
      </w:pPr>
      <w:r w:rsidRPr="00C10094">
        <w:rPr>
          <w:rFonts w:ascii="David" w:hAnsi="David" w:cs="David"/>
          <w:rtl/>
        </w:rPr>
        <w:t>בדיקת ממשק משתמש (</w:t>
      </w:r>
      <w:r w:rsidRPr="00C10094">
        <w:rPr>
          <w:rFonts w:ascii="David" w:hAnsi="David" w:cs="David"/>
        </w:rPr>
        <w:t>GUI</w:t>
      </w:r>
      <w:r w:rsidRPr="00C10094">
        <w:rPr>
          <w:rFonts w:ascii="David" w:hAnsi="David" w:cs="David"/>
          <w:rtl/>
        </w:rPr>
        <w:t>) עבור הפקדים והרכיבים במסכי האפליקציה(האם מגיבים ועובדים כנדרש).</w:t>
      </w:r>
      <w:r w:rsidRPr="00C10094">
        <w:rPr>
          <w:rFonts w:ascii="David" w:hAnsi="David" w:cs="David"/>
          <w:b/>
          <w:bCs/>
          <w:rtl/>
        </w:rPr>
        <w:t xml:space="preserve"> </w:t>
      </w:r>
    </w:p>
    <w:p w:rsidR="00426DEB" w:rsidRPr="00A617B9" w:rsidRDefault="00426DEB" w:rsidP="00426DEB">
      <w:pPr>
        <w:spacing w:line="360" w:lineRule="auto"/>
        <w:rPr>
          <w:b/>
          <w:bCs/>
          <w:sz w:val="24"/>
          <w:rtl/>
        </w:rPr>
      </w:pPr>
    </w:p>
    <w:tbl>
      <w:tblPr>
        <w:tblStyle w:val="GridTable6ColorfulAccent3"/>
        <w:bidiVisual/>
        <w:tblW w:w="8897" w:type="dxa"/>
        <w:tblLayout w:type="fixed"/>
        <w:tblLook w:val="04A0"/>
      </w:tblPr>
      <w:tblGrid>
        <w:gridCol w:w="826"/>
        <w:gridCol w:w="1274"/>
        <w:gridCol w:w="1977"/>
        <w:gridCol w:w="3685"/>
        <w:gridCol w:w="1135"/>
      </w:tblGrid>
      <w:tr w:rsidR="00426DEB" w:rsidRPr="00D26C96" w:rsidTr="00D304D2">
        <w:trPr>
          <w:cnfStyle w:val="100000000000"/>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2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1977"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3685"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135" w:type="dxa"/>
          </w:tcPr>
          <w:p w:rsidR="00426DEB" w:rsidRPr="00C10094" w:rsidRDefault="00426DEB" w:rsidP="00D8005E">
            <w:pPr>
              <w:spacing w:line="360" w:lineRule="auto"/>
              <w:cnfStyle w:val="100000000000"/>
              <w:rPr>
                <w:rFonts w:cs="David"/>
                <w:b w:val="0"/>
                <w:bCs w:val="0"/>
                <w:color w:val="auto"/>
                <w:rtl/>
              </w:rPr>
            </w:pPr>
            <w:r w:rsidRPr="00C10094">
              <w:rPr>
                <w:rFonts w:cs="David" w:hint="cs"/>
                <w:b w:val="0"/>
                <w:bCs w:val="0"/>
                <w:color w:val="auto"/>
                <w:rtl/>
              </w:rPr>
              <w:t>תוצאה בפועל</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1</w:t>
            </w:r>
          </w:p>
        </w:tc>
        <w:tc>
          <w:tcPr>
            <w:tcW w:w="1274" w:type="dxa"/>
          </w:tcPr>
          <w:p w:rsidR="00426DEB" w:rsidRPr="00C10094" w:rsidRDefault="00426DEB" w:rsidP="00D8005E">
            <w:pPr>
              <w:spacing w:line="360" w:lineRule="auto"/>
              <w:jc w:val="left"/>
              <w:cnfStyle w:val="000000100000"/>
              <w:rPr>
                <w:rFonts w:cs="David"/>
                <w:color w:val="000000" w:themeColor="text1"/>
              </w:rPr>
            </w:pPr>
            <w:r w:rsidRPr="00C10094">
              <w:rPr>
                <w:rFonts w:cs="David"/>
                <w:color w:val="000000" w:themeColor="text1"/>
              </w:rPr>
              <w:t>App Launcher</w:t>
            </w:r>
          </w:p>
        </w:tc>
        <w:tc>
          <w:tcPr>
            <w:tcW w:w="1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הפעלת המערכת</w:t>
            </w:r>
          </w:p>
        </w:tc>
        <w:tc>
          <w:tcPr>
            <w:tcW w:w="3685"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המערכת עולה ומוצג מסך הבית שכולל טופס מילוי נתונים וכפתורי שליחה</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2</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מסך ראשי</w:t>
            </w:r>
          </w:p>
        </w:tc>
        <w:tc>
          <w:tcPr>
            <w:tcW w:w="1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בחירת שנה</w:t>
            </w:r>
          </w:p>
        </w:tc>
        <w:tc>
          <w:tcPr>
            <w:tcW w:w="3685"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ניתן להכניס גיל במספרים שלמים, גדולים מ20 וקטנים מ120</w:t>
            </w:r>
          </w:p>
        </w:tc>
        <w:tc>
          <w:tcPr>
            <w:tcW w:w="1135" w:type="dxa"/>
          </w:tcPr>
          <w:p w:rsidR="00426DEB" w:rsidRPr="00C10094" w:rsidRDefault="00403517"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3</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ראשי</w:t>
            </w:r>
          </w:p>
        </w:tc>
        <w:tc>
          <w:tcPr>
            <w:tcW w:w="1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רשימת בחירה- מדינה</w:t>
            </w:r>
          </w:p>
        </w:tc>
        <w:tc>
          <w:tcPr>
            <w:tcW w:w="3685"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נפתחת רשימה של כל המדינות לבחירה</w:t>
            </w:r>
          </w:p>
        </w:tc>
        <w:tc>
          <w:tcPr>
            <w:tcW w:w="1135" w:type="dxa"/>
          </w:tcPr>
          <w:p w:rsidR="00426DEB" w:rsidRPr="00C10094" w:rsidRDefault="00403517"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3</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מסך ראשי</w:t>
            </w:r>
          </w:p>
        </w:tc>
        <w:tc>
          <w:tcPr>
            <w:tcW w:w="1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כפתורי החיפוש במסך הבית- טופס חיפוש</w:t>
            </w:r>
          </w:p>
        </w:tc>
        <w:tc>
          <w:tcPr>
            <w:tcW w:w="3685"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כפתורים עובדים כנדרש כאשר בוחרים בהם</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4</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הבית</w:t>
            </w:r>
          </w:p>
        </w:tc>
        <w:tc>
          <w:tcPr>
            <w:tcW w:w="1977"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 xml:space="preserve">לחיצה על כפתור </w:t>
            </w:r>
            <w:r w:rsidRPr="00C10094">
              <w:rPr>
                <w:rFonts w:cs="David"/>
                <w:color w:val="000000" w:themeColor="text1"/>
              </w:rPr>
              <w:t>send</w:t>
            </w:r>
          </w:p>
        </w:tc>
        <w:tc>
          <w:tcPr>
            <w:tcW w:w="3685"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נשלחים הפרטים ומוצגת הודעה בה מצוין מדינה ושנת החיפוש</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5</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מסך הבית</w:t>
            </w:r>
          </w:p>
        </w:tc>
        <w:tc>
          <w:tcPr>
            <w:tcW w:w="1977"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לחיצה על כפתור </w:t>
            </w:r>
            <w:r w:rsidRPr="00C10094">
              <w:rPr>
                <w:rFonts w:cs="David"/>
                <w:color w:val="000000" w:themeColor="text1"/>
              </w:rPr>
              <w:t>by Track</w:t>
            </w:r>
          </w:p>
        </w:tc>
        <w:tc>
          <w:tcPr>
            <w:tcW w:w="3685"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גורמת לאחד משני המיקרים הבאים: 1. מקבלים רשימת שירים במיקרה וקיימים ב</w:t>
            </w:r>
            <w:r w:rsidRPr="00C10094">
              <w:rPr>
                <w:rFonts w:cs="David"/>
                <w:color w:val="000000" w:themeColor="text1"/>
              </w:rPr>
              <w:t>db</w:t>
            </w:r>
          </w:p>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2.הודעה על כך שהנתונים מובאים ל</w:t>
            </w:r>
            <w:r w:rsidRPr="00C10094">
              <w:rPr>
                <w:rFonts w:cs="David"/>
                <w:color w:val="000000" w:themeColor="text1"/>
              </w:rPr>
              <w:t>db</w:t>
            </w:r>
            <w:r w:rsidRPr="00C10094">
              <w:rPr>
                <w:rFonts w:cs="David" w:hint="cs"/>
                <w:color w:val="000000" w:themeColor="text1"/>
                <w:rtl/>
              </w:rPr>
              <w:t xml:space="preserve"> ויש ללחוץ שוב על הכפתור</w:t>
            </w:r>
          </w:p>
        </w:tc>
        <w:tc>
          <w:tcPr>
            <w:tcW w:w="1135" w:type="dxa"/>
          </w:tcPr>
          <w:p w:rsidR="00426DEB" w:rsidRPr="00C10094" w:rsidRDefault="00403517" w:rsidP="00D8005E">
            <w:pPr>
              <w:spacing w:line="360" w:lineRule="auto"/>
              <w:cnfStyle w:val="000000000000"/>
              <w:rPr>
                <w:rFonts w:ascii="Segoe UI Symbol" w:hAnsi="Segoe UI Symbol" w:cs="Segoe UI Symbol"/>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6</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הבית</w:t>
            </w:r>
          </w:p>
        </w:tc>
        <w:tc>
          <w:tcPr>
            <w:tcW w:w="1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קלט משתמש </w:t>
            </w:r>
          </w:p>
        </w:tc>
        <w:tc>
          <w:tcPr>
            <w:tcW w:w="3685"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המשתמש מצליח להכניס קלט לחיפוש</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bl>
    <w:p w:rsidR="00426DEB" w:rsidRDefault="00426DEB" w:rsidP="00426DEB">
      <w:pPr>
        <w:spacing w:line="360" w:lineRule="auto"/>
        <w:jc w:val="left"/>
        <w:rPr>
          <w:rFonts w:cs="David"/>
          <w:sz w:val="24"/>
          <w:szCs w:val="24"/>
          <w:rtl/>
        </w:rPr>
      </w:pPr>
    </w:p>
    <w:p w:rsidR="009E3C38" w:rsidRDefault="009E3C38" w:rsidP="00426DEB">
      <w:pPr>
        <w:spacing w:line="360" w:lineRule="auto"/>
        <w:jc w:val="left"/>
        <w:rPr>
          <w:rFonts w:cs="David" w:hint="cs"/>
          <w:b/>
          <w:bCs/>
          <w:sz w:val="24"/>
          <w:szCs w:val="24"/>
          <w:rtl/>
        </w:rPr>
      </w:pPr>
    </w:p>
    <w:p w:rsidR="00426DEB" w:rsidRDefault="00426DEB" w:rsidP="00426DEB">
      <w:pPr>
        <w:spacing w:line="360" w:lineRule="auto"/>
        <w:jc w:val="left"/>
        <w:rPr>
          <w:rFonts w:cs="David"/>
          <w:b/>
          <w:bCs/>
          <w:sz w:val="24"/>
          <w:szCs w:val="24"/>
          <w:rtl/>
        </w:rPr>
      </w:pPr>
      <w:r>
        <w:rPr>
          <w:rFonts w:cs="David" w:hint="cs"/>
          <w:b/>
          <w:bCs/>
          <w:sz w:val="24"/>
          <w:szCs w:val="24"/>
          <w:rtl/>
        </w:rPr>
        <w:t>בדיקות אינטגרציה</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בדיקה האם האפליקציה מתקשרת כנדרש עם השרת.</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בדיקה האם הנתונים שנשלפים מבסיס הנתונים הם נכונים ותקינים.</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 xml:space="preserve">האם השרת מתקשר כנדרש עם </w:t>
      </w:r>
      <w:r w:rsidRPr="00C10094">
        <w:rPr>
          <w:rFonts w:ascii="David" w:hAnsi="David" w:cs="David"/>
        </w:rPr>
        <w:t>MusicBrainz</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 xml:space="preserve">האם השרת מתקשר כנדרש עם </w:t>
      </w:r>
      <w:r w:rsidRPr="00C10094">
        <w:rPr>
          <w:rFonts w:ascii="David" w:hAnsi="David" w:cs="David"/>
        </w:rPr>
        <w:t>YouTube</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 xml:space="preserve">בדיקת תקשורת עם </w:t>
      </w:r>
      <w:r w:rsidRPr="00C10094">
        <w:rPr>
          <w:rFonts w:ascii="David" w:hAnsi="David" w:cs="David"/>
        </w:rPr>
        <w:t>mongo</w:t>
      </w:r>
    </w:p>
    <w:p w:rsidR="00426DEB" w:rsidRDefault="00426DEB" w:rsidP="00C10094">
      <w:pPr>
        <w:pStyle w:val="ac"/>
        <w:numPr>
          <w:ilvl w:val="0"/>
          <w:numId w:val="32"/>
        </w:numPr>
        <w:jc w:val="left"/>
        <w:rPr>
          <w:rFonts w:ascii="David" w:hAnsi="David" w:cs="David"/>
        </w:rPr>
      </w:pPr>
      <w:r w:rsidRPr="00C10094">
        <w:rPr>
          <w:rFonts w:ascii="David" w:hAnsi="David" w:cs="David"/>
          <w:rtl/>
        </w:rPr>
        <w:t>אינטגרציה בין לקוח לשרת</w:t>
      </w:r>
    </w:p>
    <w:p w:rsidR="00C10094" w:rsidRPr="00C10094" w:rsidRDefault="00C10094" w:rsidP="00C10094">
      <w:pPr>
        <w:pStyle w:val="ac"/>
        <w:ind w:left="720"/>
        <w:jc w:val="left"/>
        <w:rPr>
          <w:rFonts w:ascii="David" w:hAnsi="David" w:cs="David"/>
        </w:rPr>
      </w:pPr>
    </w:p>
    <w:p w:rsidR="00426DEB" w:rsidRPr="00A617B9" w:rsidRDefault="00426DEB" w:rsidP="00426DEB">
      <w:pPr>
        <w:spacing w:line="360" w:lineRule="auto"/>
        <w:rPr>
          <w:b/>
          <w:bCs/>
          <w:sz w:val="24"/>
          <w:rtl/>
        </w:rPr>
      </w:pPr>
    </w:p>
    <w:tbl>
      <w:tblPr>
        <w:tblStyle w:val="GridTable6ColorfulAccent3"/>
        <w:bidiVisual/>
        <w:tblW w:w="8897" w:type="dxa"/>
        <w:tblLayout w:type="fixed"/>
        <w:tblLook w:val="04A0"/>
      </w:tblPr>
      <w:tblGrid>
        <w:gridCol w:w="826"/>
        <w:gridCol w:w="1833"/>
        <w:gridCol w:w="2977"/>
        <w:gridCol w:w="2126"/>
        <w:gridCol w:w="1135"/>
      </w:tblGrid>
      <w:tr w:rsidR="00426DEB" w:rsidRPr="00D26C96" w:rsidTr="00D304D2">
        <w:trPr>
          <w:cnfStyle w:val="100000000000"/>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833"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2977"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2126"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135" w:type="dxa"/>
          </w:tcPr>
          <w:p w:rsidR="00426DEB" w:rsidRPr="00C10094" w:rsidRDefault="00426DEB" w:rsidP="00D8005E">
            <w:pPr>
              <w:spacing w:line="360" w:lineRule="auto"/>
              <w:cnfStyle w:val="100000000000"/>
              <w:rPr>
                <w:rFonts w:cs="David"/>
                <w:b w:val="0"/>
                <w:bCs w:val="0"/>
                <w:color w:val="auto"/>
                <w:rtl/>
              </w:rPr>
            </w:pPr>
            <w:r w:rsidRPr="00C10094">
              <w:rPr>
                <w:rFonts w:cs="David" w:hint="cs"/>
                <w:b w:val="0"/>
                <w:bCs w:val="0"/>
                <w:color w:val="auto"/>
                <w:rtl/>
              </w:rPr>
              <w:t>תוצאה בפועל</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1</w:t>
            </w:r>
          </w:p>
        </w:tc>
        <w:tc>
          <w:tcPr>
            <w:tcW w:w="183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התחברות לשרת</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המערכת פונה לשרת </w:t>
            </w:r>
            <w:r w:rsidRPr="00C10094">
              <w:rPr>
                <w:rFonts w:cs="David"/>
                <w:color w:val="000000" w:themeColor="text1"/>
              </w:rPr>
              <w:t>node.js</w:t>
            </w:r>
            <w:r w:rsidRPr="00C10094">
              <w:rPr>
                <w:rFonts w:cs="David" w:hint="cs"/>
                <w:color w:val="000000" w:themeColor="text1"/>
                <w:rtl/>
              </w:rPr>
              <w:t xml:space="preserve"> מקומי</w:t>
            </w:r>
          </w:p>
        </w:tc>
        <w:tc>
          <w:tcPr>
            <w:tcW w:w="2126"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המערכת מצליחה להתחבר לשרת</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2</w:t>
            </w:r>
          </w:p>
        </w:tc>
        <w:tc>
          <w:tcPr>
            <w:tcW w:w="183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שליפת נתונים</w:t>
            </w:r>
          </w:p>
        </w:tc>
        <w:tc>
          <w:tcPr>
            <w:tcW w:w="2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האפליקציה פונה לשרת בבקשה לקבלת מידע מבסיס הנתונים</w:t>
            </w:r>
          </w:p>
        </w:tc>
        <w:tc>
          <w:tcPr>
            <w:tcW w:w="2126"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המערכת מצליחה לקבל נתונים מבסיס הנתונים</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3</w:t>
            </w:r>
          </w:p>
        </w:tc>
        <w:tc>
          <w:tcPr>
            <w:tcW w:w="1833"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התחברות בין השרת ל</w:t>
            </w:r>
            <w:r w:rsidRPr="00C10094">
              <w:rPr>
                <w:rFonts w:cs="David"/>
                <w:color w:val="000000" w:themeColor="text1"/>
              </w:rPr>
              <w:t>MusicBraninz</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השרת פונה ל</w:t>
            </w:r>
            <w:r w:rsidRPr="00C10094">
              <w:rPr>
                <w:rFonts w:cs="David"/>
                <w:color w:val="000000" w:themeColor="text1"/>
              </w:rPr>
              <w:t>musicbrainz</w:t>
            </w:r>
            <w:r w:rsidRPr="00C10094">
              <w:rPr>
                <w:rFonts w:cs="David" w:hint="cs"/>
                <w:color w:val="000000" w:themeColor="text1"/>
                <w:rtl/>
              </w:rPr>
              <w:t xml:space="preserve"> עם שאילתה לקבל מידע</w:t>
            </w:r>
          </w:p>
        </w:tc>
        <w:tc>
          <w:tcPr>
            <w:tcW w:w="2126"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 xml:space="preserve">המערכת מצליחה לתקשר עם </w:t>
            </w:r>
            <w:r w:rsidRPr="00C10094">
              <w:rPr>
                <w:rFonts w:cs="David"/>
                <w:color w:val="000000" w:themeColor="text1"/>
              </w:rPr>
              <w:t>musicbrainz</w:t>
            </w:r>
          </w:p>
        </w:tc>
        <w:tc>
          <w:tcPr>
            <w:tcW w:w="1135" w:type="dxa"/>
          </w:tcPr>
          <w:p w:rsidR="00426DEB" w:rsidRPr="00C10094" w:rsidRDefault="00426DEB" w:rsidP="00D8005E">
            <w:pPr>
              <w:spacing w:line="360" w:lineRule="auto"/>
              <w:cnfStyle w:val="000000100000"/>
              <w:rPr>
                <w:rFonts w:ascii="Segoe UI Symbol" w:hAnsi="Segoe UI Symbol" w:cstheme="minorBidi"/>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4</w:t>
            </w:r>
          </w:p>
        </w:tc>
        <w:tc>
          <w:tcPr>
            <w:tcW w:w="1833"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התחברות בין השרת ל</w:t>
            </w:r>
            <w:r w:rsidRPr="00C10094">
              <w:rPr>
                <w:rFonts w:cs="David"/>
                <w:color w:val="000000" w:themeColor="text1"/>
              </w:rPr>
              <w:t xml:space="preserve"> YouTube</w:t>
            </w:r>
          </w:p>
        </w:tc>
        <w:tc>
          <w:tcPr>
            <w:tcW w:w="2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השרת פונה ל</w:t>
            </w:r>
            <w:r w:rsidRPr="00C10094">
              <w:rPr>
                <w:rFonts w:cs="David"/>
                <w:color w:val="000000" w:themeColor="text1"/>
              </w:rPr>
              <w:t>YouTube</w:t>
            </w:r>
            <w:r w:rsidRPr="00C10094">
              <w:rPr>
                <w:rFonts w:cs="David" w:hint="cs"/>
                <w:color w:val="000000" w:themeColor="text1"/>
                <w:rtl/>
              </w:rPr>
              <w:t xml:space="preserve"> עם שאילתה לקבל מידע</w:t>
            </w:r>
          </w:p>
        </w:tc>
        <w:tc>
          <w:tcPr>
            <w:tcW w:w="2126"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המערכת מצליחה לתקשר עם </w:t>
            </w:r>
            <w:r w:rsidRPr="00C10094">
              <w:rPr>
                <w:rFonts w:cs="David" w:hint="cs"/>
                <w:color w:val="000000" w:themeColor="text1"/>
              </w:rPr>
              <w:t>Y</w:t>
            </w:r>
            <w:r w:rsidRPr="00C10094">
              <w:rPr>
                <w:rFonts w:cs="David"/>
                <w:color w:val="000000" w:themeColor="text1"/>
              </w:rPr>
              <w:t>ouTube</w:t>
            </w:r>
          </w:p>
        </w:tc>
        <w:tc>
          <w:tcPr>
            <w:tcW w:w="1135" w:type="dxa"/>
          </w:tcPr>
          <w:p w:rsidR="00426DEB" w:rsidRPr="00C10094" w:rsidRDefault="00403517" w:rsidP="00D8005E">
            <w:pPr>
              <w:spacing w:line="360" w:lineRule="auto"/>
              <w:cnfStyle w:val="000000000000"/>
              <w:rPr>
                <w:rFonts w:ascii="Segoe UI Symbol" w:hAnsi="Segoe UI Symbol" w:cs="Segoe UI Symbol"/>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5</w:t>
            </w:r>
          </w:p>
        </w:tc>
        <w:tc>
          <w:tcPr>
            <w:tcW w:w="1833"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הוספה ועדכון נתונים מ</w:t>
            </w:r>
            <w:r w:rsidRPr="00C10094">
              <w:rPr>
                <w:rFonts w:cs="David"/>
                <w:color w:val="000000" w:themeColor="text1"/>
              </w:rPr>
              <w:t>musicbrainz, youtube</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השרת פונה ל</w:t>
            </w:r>
            <w:r w:rsidRPr="00C10094">
              <w:rPr>
                <w:rFonts w:cs="David"/>
                <w:color w:val="000000" w:themeColor="text1"/>
              </w:rPr>
              <w:t>musicbrainz</w:t>
            </w:r>
            <w:r w:rsidRPr="00C10094">
              <w:rPr>
                <w:rFonts w:cs="David" w:hint="cs"/>
                <w:color w:val="000000" w:themeColor="text1"/>
                <w:rtl/>
              </w:rPr>
              <w:t xml:space="preserve"> ו-</w:t>
            </w:r>
            <w:r w:rsidRPr="00C10094">
              <w:rPr>
                <w:rFonts w:cs="David"/>
                <w:color w:val="000000" w:themeColor="text1"/>
              </w:rPr>
              <w:t xml:space="preserve">youtube </w:t>
            </w:r>
            <w:r w:rsidRPr="00C10094">
              <w:rPr>
                <w:rFonts w:cs="David" w:hint="cs"/>
                <w:color w:val="000000" w:themeColor="text1"/>
                <w:rtl/>
              </w:rPr>
              <w:t xml:space="preserve"> על מנת לקבל נתונים ולהכניס או לעדכן נתונים אלה למסד הנתונים</w:t>
            </w:r>
          </w:p>
        </w:tc>
        <w:tc>
          <w:tcPr>
            <w:tcW w:w="2126"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השרת מצליח לעדכן ולהוסיף נתונים בבסיס הנתונים</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 xml:space="preserve">6 </w:t>
            </w:r>
          </w:p>
        </w:tc>
        <w:tc>
          <w:tcPr>
            <w:tcW w:w="1833"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בדיקת תקשורת עם </w:t>
            </w:r>
            <w:r w:rsidRPr="00C10094">
              <w:rPr>
                <w:rFonts w:cs="David"/>
                <w:color w:val="000000" w:themeColor="text1"/>
              </w:rPr>
              <w:t>mongo</w:t>
            </w:r>
          </w:p>
        </w:tc>
        <w:tc>
          <w:tcPr>
            <w:tcW w:w="2977"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המערכת פונה לשירות </w:t>
            </w:r>
            <w:r w:rsidRPr="00C10094">
              <w:rPr>
                <w:rFonts w:cs="David"/>
                <w:color w:val="000000" w:themeColor="text1"/>
              </w:rPr>
              <w:t>mongo</w:t>
            </w:r>
          </w:p>
        </w:tc>
        <w:tc>
          <w:tcPr>
            <w:tcW w:w="2126"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נפתח שירות </w:t>
            </w:r>
            <w:r w:rsidRPr="00C10094">
              <w:rPr>
                <w:rFonts w:cs="David"/>
                <w:color w:val="000000" w:themeColor="text1"/>
              </w:rPr>
              <w:t>mongo</w:t>
            </w:r>
            <w:r w:rsidRPr="00C10094">
              <w:rPr>
                <w:rFonts w:cs="David" w:hint="cs"/>
                <w:color w:val="000000" w:themeColor="text1"/>
                <w:rtl/>
              </w:rPr>
              <w:t xml:space="preserve"> המכיל </w:t>
            </w:r>
            <w:r w:rsidRPr="00C10094">
              <w:rPr>
                <w:rFonts w:cs="David"/>
                <w:color w:val="000000" w:themeColor="text1"/>
              </w:rPr>
              <w:t>database</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7</w:t>
            </w:r>
          </w:p>
        </w:tc>
        <w:tc>
          <w:tcPr>
            <w:tcW w:w="183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אינטגרציה בין לקוח לשרת</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צד לקוח מבקש קבלת נתונים מהשרת</w:t>
            </w:r>
          </w:p>
        </w:tc>
        <w:tc>
          <w:tcPr>
            <w:tcW w:w="2126"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מקבל רשימת שירים או תגובה מתאימה</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8</w:t>
            </w:r>
          </w:p>
        </w:tc>
        <w:tc>
          <w:tcPr>
            <w:tcW w:w="183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אינטגרציה בין שרת ללקוח</w:t>
            </w:r>
          </w:p>
        </w:tc>
        <w:tc>
          <w:tcPr>
            <w:tcW w:w="2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צד שרת מחזיר ללקוח נתונים</w:t>
            </w:r>
          </w:p>
        </w:tc>
        <w:tc>
          <w:tcPr>
            <w:tcW w:w="2126"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מחזיר רשימת שירים או תגובה מתאימה</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bl>
    <w:p w:rsidR="00426DEB" w:rsidRDefault="00426DEB" w:rsidP="00426DEB">
      <w:pPr>
        <w:spacing w:line="360" w:lineRule="auto"/>
        <w:jc w:val="left"/>
        <w:rPr>
          <w:rFonts w:cs="David"/>
          <w:b/>
          <w:bCs/>
          <w:sz w:val="24"/>
          <w:szCs w:val="24"/>
          <w:rtl/>
        </w:rPr>
      </w:pPr>
    </w:p>
    <w:p w:rsidR="005213E0" w:rsidRDefault="005213E0" w:rsidP="00426DEB">
      <w:pPr>
        <w:spacing w:line="360" w:lineRule="auto"/>
        <w:jc w:val="left"/>
        <w:rPr>
          <w:rFonts w:cs="David"/>
          <w:b/>
          <w:bCs/>
          <w:sz w:val="24"/>
          <w:szCs w:val="24"/>
          <w:rtl/>
        </w:rPr>
      </w:pPr>
    </w:p>
    <w:p w:rsidR="00426DEB" w:rsidRDefault="00426DEB" w:rsidP="00426DEB">
      <w:pPr>
        <w:spacing w:line="360" w:lineRule="auto"/>
        <w:jc w:val="left"/>
        <w:rPr>
          <w:rFonts w:cs="David"/>
          <w:b/>
          <w:bCs/>
          <w:sz w:val="24"/>
          <w:szCs w:val="24"/>
          <w:rtl/>
        </w:rPr>
      </w:pPr>
      <w:r>
        <w:rPr>
          <w:rFonts w:cs="David" w:hint="cs"/>
          <w:b/>
          <w:bCs/>
          <w:sz w:val="24"/>
          <w:szCs w:val="24"/>
          <w:rtl/>
        </w:rPr>
        <w:t>בדיקות פונקציונאליות</w:t>
      </w:r>
    </w:p>
    <w:p w:rsidR="00426DEB" w:rsidRPr="00C10094" w:rsidRDefault="00426DEB" w:rsidP="00C10094">
      <w:pPr>
        <w:pStyle w:val="ac"/>
        <w:jc w:val="left"/>
        <w:rPr>
          <w:rFonts w:ascii="David" w:hAnsi="David" w:cs="David"/>
          <w:b/>
          <w:bCs/>
          <w:rtl/>
        </w:rPr>
      </w:pPr>
      <w:r w:rsidRPr="00C10094">
        <w:rPr>
          <w:rFonts w:ascii="David" w:hAnsi="David" w:cs="David"/>
          <w:rtl/>
        </w:rPr>
        <w:t>בדיקות המוודאות שהמערכת מגיבה כנדרש לדרישות.</w:t>
      </w:r>
    </w:p>
    <w:p w:rsidR="00426DEB" w:rsidRPr="00AB7265" w:rsidRDefault="00426DEB" w:rsidP="00426DEB">
      <w:pPr>
        <w:spacing w:line="360" w:lineRule="auto"/>
        <w:jc w:val="both"/>
        <w:rPr>
          <w:rFonts w:cs="David"/>
          <w:b/>
          <w:bCs/>
          <w:sz w:val="24"/>
          <w:szCs w:val="24"/>
          <w:rtl/>
        </w:rPr>
      </w:pPr>
    </w:p>
    <w:tbl>
      <w:tblPr>
        <w:tblStyle w:val="GridTable6ColorfulAccent3"/>
        <w:bidiVisual/>
        <w:tblW w:w="8897" w:type="dxa"/>
        <w:tblLayout w:type="fixed"/>
        <w:tblLook w:val="04A0"/>
      </w:tblPr>
      <w:tblGrid>
        <w:gridCol w:w="826"/>
        <w:gridCol w:w="1274"/>
        <w:gridCol w:w="2263"/>
        <w:gridCol w:w="3399"/>
        <w:gridCol w:w="1135"/>
      </w:tblGrid>
      <w:tr w:rsidR="00426DEB" w:rsidRPr="00D26C96" w:rsidTr="00D8005E">
        <w:trPr>
          <w:cnfStyle w:val="100000000000"/>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2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2263"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3399"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135" w:type="dxa"/>
          </w:tcPr>
          <w:p w:rsidR="00426DEB" w:rsidRPr="00C10094" w:rsidRDefault="00426DEB" w:rsidP="00D8005E">
            <w:pPr>
              <w:spacing w:line="360" w:lineRule="auto"/>
              <w:cnfStyle w:val="100000000000"/>
              <w:rPr>
                <w:rFonts w:cs="David"/>
                <w:b w:val="0"/>
                <w:bCs w:val="0"/>
                <w:color w:val="auto"/>
                <w:rtl/>
              </w:rPr>
            </w:pPr>
            <w:r w:rsidRPr="00C10094">
              <w:rPr>
                <w:rFonts w:cs="David" w:hint="cs"/>
                <w:b w:val="0"/>
                <w:bCs w:val="0"/>
                <w:color w:val="auto"/>
                <w:rtl/>
              </w:rPr>
              <w:t>תוצאה בפועל</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1</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ראשי</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בדיקת תקינות לנתוני הקלט</w:t>
            </w:r>
          </w:p>
        </w:tc>
        <w:tc>
          <w:tcPr>
            <w:tcW w:w="3399"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הודעת שגיאה במקרה של נתונים לא תקינים (גיל קטן מ20 או גדול מ120)</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2</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העברת נתונים לשרת</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האם הנתונים עוברים לשרת ומתקבלים אצלו</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הודעת שגיאה במקרה והנתונים לא הגיעו לשרת</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3</w:t>
            </w:r>
          </w:p>
        </w:tc>
        <w:tc>
          <w:tcPr>
            <w:tcW w:w="1274"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התקשרות בין השרת ל</w:t>
            </w:r>
            <w:r w:rsidRPr="00C10094">
              <w:rPr>
                <w:rFonts w:cs="David"/>
                <w:color w:val="000000" w:themeColor="text1"/>
              </w:rPr>
              <w:t>db</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בדיקה האם השרת ניגש ל</w:t>
            </w:r>
            <w:r w:rsidRPr="00C10094">
              <w:rPr>
                <w:rFonts w:cs="David"/>
                <w:color w:val="000000" w:themeColor="text1"/>
              </w:rPr>
              <w:t>database</w:t>
            </w:r>
            <w:r w:rsidRPr="00C10094">
              <w:rPr>
                <w:rFonts w:cs="David" w:hint="cs"/>
                <w:color w:val="000000" w:themeColor="text1"/>
                <w:rtl/>
              </w:rPr>
              <w:t xml:space="preserve"> לקבלת נתונים</w:t>
            </w:r>
          </w:p>
        </w:tc>
        <w:tc>
          <w:tcPr>
            <w:tcW w:w="3399"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במקרה ויש נתונים, הם יחזרו לשרת, במקרה ואין השרת ייג</w:t>
            </w:r>
            <w:r w:rsidRPr="00C10094">
              <w:rPr>
                <w:rFonts w:cs="David" w:hint="eastAsia"/>
                <w:color w:val="000000" w:themeColor="text1"/>
                <w:rtl/>
              </w:rPr>
              <w:t>ש</w:t>
            </w:r>
            <w:r w:rsidRPr="00C10094">
              <w:rPr>
                <w:rFonts w:cs="David" w:hint="cs"/>
                <w:color w:val="000000" w:themeColor="text1"/>
                <w:rtl/>
              </w:rPr>
              <w:t xml:space="preserve"> ל</w:t>
            </w:r>
            <w:r w:rsidRPr="00C10094">
              <w:rPr>
                <w:rFonts w:cs="David"/>
                <w:color w:val="000000" w:themeColor="text1"/>
              </w:rPr>
              <w:t>musicbrainz</w:t>
            </w:r>
            <w:r w:rsidRPr="00C10094">
              <w:rPr>
                <w:rFonts w:cs="David" w:hint="cs"/>
                <w:color w:val="000000" w:themeColor="text1"/>
                <w:rtl/>
              </w:rPr>
              <w:t xml:space="preserve"> ול</w:t>
            </w:r>
            <w:r w:rsidRPr="00C10094">
              <w:rPr>
                <w:rFonts w:cs="David"/>
                <w:color w:val="000000" w:themeColor="text1"/>
              </w:rPr>
              <w:t>youtube</w:t>
            </w:r>
            <w:r w:rsidRPr="00C10094">
              <w:rPr>
                <w:rFonts w:cs="David" w:hint="cs"/>
                <w:color w:val="000000" w:themeColor="text1"/>
                <w:rtl/>
              </w:rPr>
              <w:t xml:space="preserve"> לקבל הנתונים</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4</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התקשרות בין השרת ל</w:t>
            </w:r>
            <w:r w:rsidRPr="00C10094">
              <w:rPr>
                <w:rFonts w:cs="David"/>
                <w:color w:val="000000" w:themeColor="text1"/>
              </w:rPr>
              <w:t>db</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בדיקה האם השרת מחזיר נתונים מה</w:t>
            </w:r>
            <w:r w:rsidRPr="00C10094">
              <w:rPr>
                <w:rFonts w:cs="David"/>
                <w:color w:val="000000" w:themeColor="text1"/>
              </w:rPr>
              <w:t>database</w:t>
            </w:r>
            <w:r w:rsidRPr="00C10094">
              <w:rPr>
                <w:rFonts w:cs="David" w:hint="cs"/>
                <w:color w:val="000000" w:themeColor="text1"/>
                <w:rtl/>
              </w:rPr>
              <w:t xml:space="preserve"> על פי הקלט</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המידע יעבור לתצוגה במסך הראשי</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5</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שרת</w:t>
            </w:r>
          </w:p>
        </w:tc>
        <w:tc>
          <w:tcPr>
            <w:tcW w:w="2263"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בדיקה השירים מתאימים לשנה המתבקשת</w:t>
            </w:r>
          </w:p>
        </w:tc>
        <w:tc>
          <w:tcPr>
            <w:tcW w:w="3399"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השירים שהתקבלו אכן מתאימים לשנה המתבקשת בחיפוש בעזרת </w:t>
            </w:r>
            <w:r w:rsidRPr="00C10094">
              <w:rPr>
                <w:rFonts w:cs="David"/>
                <w:color w:val="000000" w:themeColor="text1"/>
              </w:rPr>
              <w:t>Index</w:t>
            </w:r>
          </w:p>
        </w:tc>
        <w:tc>
          <w:tcPr>
            <w:tcW w:w="1135" w:type="dxa"/>
          </w:tcPr>
          <w:p w:rsidR="00426DEB" w:rsidRPr="00C10094" w:rsidRDefault="00426DEB" w:rsidP="00D8005E">
            <w:pPr>
              <w:spacing w:line="360" w:lineRule="auto"/>
              <w:cnfStyle w:val="000000100000"/>
              <w:rPr>
                <w:rFonts w:cs="David"/>
                <w:color w:val="000000" w:themeColor="text1"/>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6</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שרת</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בדיקה האם השירים מתאימים למדינה המתבקשת</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 xml:space="preserve">השירים שהתקבלו אכן מתאימים למדינה המתבקשת בחיפוש בעזרת </w:t>
            </w:r>
            <w:r w:rsidRPr="00C10094">
              <w:rPr>
                <w:rFonts w:cs="David"/>
                <w:color w:val="000000" w:themeColor="text1"/>
              </w:rPr>
              <w:t>Index</w:t>
            </w:r>
          </w:p>
        </w:tc>
        <w:tc>
          <w:tcPr>
            <w:tcW w:w="1135" w:type="dxa"/>
          </w:tcPr>
          <w:p w:rsidR="00426DEB" w:rsidRPr="00C10094" w:rsidRDefault="00426DEB" w:rsidP="00D8005E">
            <w:pPr>
              <w:spacing w:line="360" w:lineRule="auto"/>
              <w:cnfStyle w:val="000000000000"/>
              <w:rPr>
                <w:rFonts w:cs="David"/>
                <w:color w:val="000000" w:themeColor="text1"/>
              </w:rPr>
            </w:pPr>
            <w:r w:rsidRPr="00C10094">
              <w:rPr>
                <w:rFonts w:ascii="Segoe UI Symbol" w:hAnsi="Segoe UI Symbol" w:cs="Segoe UI Symbol" w:hint="cs"/>
                <w:color w:val="000000" w:themeColor="text1"/>
                <w:rtl/>
              </w:rPr>
              <w:t>✔</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7</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ראשי</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בדיקה האם מוצג קישור מתאים לכל שיר</w:t>
            </w:r>
          </w:p>
        </w:tc>
        <w:tc>
          <w:tcPr>
            <w:tcW w:w="3399"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מוצג קישור מתאים להשמעה לכל שיר</w:t>
            </w:r>
          </w:p>
        </w:tc>
        <w:tc>
          <w:tcPr>
            <w:tcW w:w="1135" w:type="dxa"/>
          </w:tcPr>
          <w:p w:rsidR="00426DEB" w:rsidRPr="00C10094" w:rsidRDefault="00426DEB" w:rsidP="00D8005E">
            <w:pPr>
              <w:spacing w:line="360" w:lineRule="auto"/>
              <w:cnfStyle w:val="000000100000"/>
              <w:rPr>
                <w:rFonts w:cs="David"/>
                <w:color w:val="000000" w:themeColor="text1"/>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8</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מסך ראשי</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בדיקת תאימות בין כותרת לקישור שיר</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הקישור תואם למידע המוצג בכותרת</w:t>
            </w:r>
          </w:p>
        </w:tc>
        <w:tc>
          <w:tcPr>
            <w:tcW w:w="1135" w:type="dxa"/>
          </w:tcPr>
          <w:p w:rsidR="00426DEB" w:rsidRPr="00C10094" w:rsidRDefault="00426DEB" w:rsidP="00D8005E">
            <w:pPr>
              <w:spacing w:line="360" w:lineRule="auto"/>
              <w:cnfStyle w:val="000000000000"/>
              <w:rPr>
                <w:rFonts w:cs="David"/>
                <w:color w:val="000000" w:themeColor="text1"/>
              </w:rPr>
            </w:pPr>
            <w:r w:rsidRPr="00C10094">
              <w:rPr>
                <w:rFonts w:ascii="Segoe UI Symbol" w:hAnsi="Segoe UI Symbol" w:cs="Segoe UI Symbol" w:hint="cs"/>
                <w:color w:val="000000" w:themeColor="text1"/>
                <w:rtl/>
              </w:rPr>
              <w:t>✔</w:t>
            </w:r>
          </w:p>
        </w:tc>
      </w:tr>
    </w:tbl>
    <w:p w:rsidR="00426DEB" w:rsidRDefault="00426DEB" w:rsidP="00426DEB">
      <w:pPr>
        <w:spacing w:line="360" w:lineRule="auto"/>
        <w:jc w:val="left"/>
        <w:rPr>
          <w:rFonts w:cs="David"/>
          <w:b/>
          <w:bCs/>
          <w:sz w:val="24"/>
          <w:szCs w:val="24"/>
          <w:rtl/>
        </w:rPr>
      </w:pPr>
    </w:p>
    <w:p w:rsidR="00426DEB" w:rsidRDefault="00426DEB" w:rsidP="00426DEB">
      <w:pPr>
        <w:spacing w:line="360" w:lineRule="auto"/>
        <w:jc w:val="left"/>
        <w:rPr>
          <w:rFonts w:cs="David"/>
          <w:b/>
          <w:bCs/>
          <w:sz w:val="24"/>
          <w:szCs w:val="24"/>
          <w:rtl/>
        </w:rPr>
      </w:pPr>
      <w:r>
        <w:rPr>
          <w:rFonts w:cs="David" w:hint="cs"/>
          <w:b/>
          <w:bCs/>
          <w:sz w:val="24"/>
          <w:szCs w:val="24"/>
          <w:rtl/>
        </w:rPr>
        <w:t>בדיקת תאימות</w:t>
      </w:r>
    </w:p>
    <w:p w:rsidR="00426DEB" w:rsidRPr="00C10094" w:rsidRDefault="00426DEB" w:rsidP="00C10094">
      <w:pPr>
        <w:pStyle w:val="ac"/>
        <w:jc w:val="left"/>
        <w:rPr>
          <w:rFonts w:ascii="David" w:hAnsi="David" w:cs="David"/>
          <w:rtl/>
        </w:rPr>
      </w:pPr>
      <w:r w:rsidRPr="00C10094">
        <w:rPr>
          <w:rFonts w:ascii="David" w:hAnsi="David" w:cs="David"/>
          <w:rtl/>
        </w:rPr>
        <w:t>בדיקה שמטרתה לוודא שהמערכת מוצגת כרגיל בסוגי דפדפנים שונים בעלי רזולוציות שונות ובעלי גרסאות שונות.</w:t>
      </w:r>
    </w:p>
    <w:p w:rsidR="00426DEB" w:rsidRPr="00B76CD9" w:rsidRDefault="00426DEB" w:rsidP="00426DEB">
      <w:pPr>
        <w:spacing w:line="360" w:lineRule="auto"/>
        <w:jc w:val="left"/>
        <w:rPr>
          <w:rFonts w:cs="David"/>
          <w:sz w:val="24"/>
          <w:szCs w:val="24"/>
          <w:rtl/>
        </w:rPr>
      </w:pPr>
    </w:p>
    <w:tbl>
      <w:tblPr>
        <w:tblStyle w:val="GridTable6ColorfulAccent3"/>
        <w:bidiVisual/>
        <w:tblW w:w="9029" w:type="dxa"/>
        <w:tblLayout w:type="fixed"/>
        <w:tblLook w:val="04A0"/>
      </w:tblPr>
      <w:tblGrid>
        <w:gridCol w:w="826"/>
        <w:gridCol w:w="1274"/>
        <w:gridCol w:w="2263"/>
        <w:gridCol w:w="2974"/>
        <w:gridCol w:w="1692"/>
      </w:tblGrid>
      <w:tr w:rsidR="00426DEB" w:rsidRPr="00D26C96" w:rsidTr="00C10094">
        <w:trPr>
          <w:cnfStyle w:val="100000000000"/>
          <w:trHeight w:val="845"/>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2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2263"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29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692" w:type="dxa"/>
          </w:tcPr>
          <w:p w:rsidR="00426DEB" w:rsidRPr="00C10094" w:rsidRDefault="00C10094" w:rsidP="00D8005E">
            <w:pPr>
              <w:spacing w:line="360" w:lineRule="auto"/>
              <w:ind w:left="1026" w:hanging="1026"/>
              <w:jc w:val="left"/>
              <w:cnfStyle w:val="100000000000"/>
              <w:rPr>
                <w:rFonts w:cs="David"/>
                <w:b w:val="0"/>
                <w:bCs w:val="0"/>
                <w:color w:val="auto"/>
                <w:rtl/>
              </w:rPr>
            </w:pPr>
            <w:r w:rsidRPr="00C10094">
              <w:rPr>
                <w:rFonts w:cs="David" w:hint="cs"/>
                <w:b w:val="0"/>
                <w:bCs w:val="0"/>
                <w:color w:val="auto"/>
                <w:rtl/>
              </w:rPr>
              <w:t xml:space="preserve">תוצאה </w:t>
            </w:r>
            <w:r w:rsidR="00426DEB" w:rsidRPr="00C10094">
              <w:rPr>
                <w:rFonts w:cs="David" w:hint="cs"/>
                <w:b w:val="0"/>
                <w:bCs w:val="0"/>
                <w:color w:val="auto"/>
                <w:rtl/>
              </w:rPr>
              <w:t>בפועל</w:t>
            </w:r>
          </w:p>
        </w:tc>
      </w:tr>
      <w:tr w:rsidR="00426DEB" w:rsidRPr="00D26C96" w:rsidTr="00C10094">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1</w:t>
            </w:r>
          </w:p>
        </w:tc>
        <w:tc>
          <w:tcPr>
            <w:tcW w:w="1274"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 xml:space="preserve">סוגי דפדפנים שונים: </w:t>
            </w:r>
            <w:r w:rsidRPr="00C10094">
              <w:rPr>
                <w:rFonts w:cs="David"/>
                <w:color w:val="000000" w:themeColor="text1"/>
              </w:rPr>
              <w:t>chrom, explorer, safari, firefox</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בדיקה</w:t>
            </w:r>
            <w:r w:rsidRPr="00C10094">
              <w:rPr>
                <w:rFonts w:cs="David"/>
                <w:color w:val="000000" w:themeColor="text1"/>
                <w:rtl/>
              </w:rPr>
              <w:t xml:space="preserve"> </w:t>
            </w:r>
            <w:r w:rsidRPr="00C10094">
              <w:rPr>
                <w:rFonts w:cs="David" w:hint="cs"/>
                <w:color w:val="000000" w:themeColor="text1"/>
                <w:rtl/>
              </w:rPr>
              <w:t>האם</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המערכת</w:t>
            </w:r>
            <w:r w:rsidRPr="00C10094">
              <w:rPr>
                <w:rFonts w:cs="David"/>
                <w:color w:val="000000" w:themeColor="text1"/>
                <w:rtl/>
              </w:rPr>
              <w:t xml:space="preserve"> </w:t>
            </w:r>
            <w:r w:rsidRPr="00C10094">
              <w:rPr>
                <w:rFonts w:cs="David" w:hint="cs"/>
                <w:color w:val="000000" w:themeColor="text1"/>
                <w:rtl/>
              </w:rPr>
              <w:t>מגיבה</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אותו</w:t>
            </w:r>
            <w:r w:rsidRPr="00C10094">
              <w:rPr>
                <w:rFonts w:cs="David"/>
                <w:color w:val="000000" w:themeColor="text1"/>
                <w:rtl/>
              </w:rPr>
              <w:t xml:space="preserve"> </w:t>
            </w:r>
            <w:r w:rsidRPr="00C10094">
              <w:rPr>
                <w:rFonts w:cs="David" w:hint="cs"/>
                <w:color w:val="000000" w:themeColor="text1"/>
                <w:rtl/>
              </w:rPr>
              <w:t>דבר</w:t>
            </w:r>
            <w:r w:rsidRPr="00C10094">
              <w:rPr>
                <w:rFonts w:cs="David"/>
                <w:color w:val="000000" w:themeColor="text1"/>
                <w:rtl/>
              </w:rPr>
              <w:t xml:space="preserve"> </w:t>
            </w:r>
            <w:r w:rsidRPr="00C10094">
              <w:rPr>
                <w:rFonts w:cs="David" w:hint="cs"/>
                <w:color w:val="000000" w:themeColor="text1"/>
                <w:rtl/>
              </w:rPr>
              <w:t>בדפדפנים</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שונים</w:t>
            </w:r>
            <w:r w:rsidRPr="00C10094">
              <w:rPr>
                <w:rFonts w:cs="David"/>
                <w:color w:val="000000" w:themeColor="text1"/>
                <w:rtl/>
              </w:rPr>
              <w:t xml:space="preserve"> </w:t>
            </w:r>
            <w:r w:rsidRPr="00C10094">
              <w:rPr>
                <w:rFonts w:cs="David" w:hint="cs"/>
                <w:color w:val="000000" w:themeColor="text1"/>
                <w:rtl/>
              </w:rPr>
              <w:t>בעלי</w:t>
            </w:r>
            <w:r w:rsidRPr="00C10094">
              <w:rPr>
                <w:rFonts w:cs="David"/>
                <w:color w:val="000000" w:themeColor="text1"/>
                <w:rtl/>
              </w:rPr>
              <w:t xml:space="preserve"> </w:t>
            </w:r>
            <w:r w:rsidRPr="00C10094">
              <w:rPr>
                <w:rFonts w:cs="David" w:hint="cs"/>
                <w:color w:val="000000" w:themeColor="text1"/>
                <w:rtl/>
              </w:rPr>
              <w:t>רזולוציות</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שונות</w:t>
            </w:r>
            <w:r w:rsidRPr="00C10094">
              <w:rPr>
                <w:rFonts w:cs="David"/>
                <w:color w:val="000000" w:themeColor="text1"/>
                <w:rtl/>
              </w:rPr>
              <w:t xml:space="preserve"> </w:t>
            </w:r>
            <w:r w:rsidRPr="00C10094">
              <w:rPr>
                <w:rFonts w:cs="David" w:hint="cs"/>
                <w:color w:val="000000" w:themeColor="text1"/>
                <w:rtl/>
              </w:rPr>
              <w:t>וגרסאות שונות ומוצגת באופן זהה</w:t>
            </w:r>
          </w:p>
        </w:tc>
        <w:tc>
          <w:tcPr>
            <w:tcW w:w="29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המערכת</w:t>
            </w:r>
            <w:r w:rsidRPr="00C10094">
              <w:rPr>
                <w:rFonts w:cs="David"/>
                <w:color w:val="000000" w:themeColor="text1"/>
                <w:rtl/>
              </w:rPr>
              <w:t xml:space="preserve"> </w:t>
            </w:r>
            <w:r w:rsidRPr="00C10094">
              <w:rPr>
                <w:rFonts w:cs="David" w:hint="cs"/>
                <w:color w:val="000000" w:themeColor="text1"/>
                <w:rtl/>
              </w:rPr>
              <w:t>מגיבה</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אותו</w:t>
            </w:r>
            <w:r w:rsidRPr="00C10094">
              <w:rPr>
                <w:rFonts w:cs="David"/>
                <w:color w:val="000000" w:themeColor="text1"/>
                <w:rtl/>
              </w:rPr>
              <w:t xml:space="preserve"> </w:t>
            </w:r>
            <w:r w:rsidRPr="00C10094">
              <w:rPr>
                <w:rFonts w:cs="David" w:hint="cs"/>
                <w:color w:val="000000" w:themeColor="text1"/>
                <w:rtl/>
              </w:rPr>
              <w:t>דבר</w:t>
            </w:r>
            <w:r w:rsidRPr="00C10094">
              <w:rPr>
                <w:rFonts w:cs="David"/>
                <w:color w:val="000000" w:themeColor="text1"/>
                <w:rtl/>
              </w:rPr>
              <w:t xml:space="preserve"> </w:t>
            </w:r>
            <w:r w:rsidRPr="00C10094">
              <w:rPr>
                <w:rFonts w:cs="David" w:hint="cs"/>
                <w:color w:val="000000" w:themeColor="text1"/>
                <w:rtl/>
              </w:rPr>
              <w:t>בכל</w:t>
            </w:r>
            <w:r w:rsidRPr="00C10094">
              <w:rPr>
                <w:rFonts w:cs="David"/>
                <w:color w:val="000000" w:themeColor="text1"/>
                <w:rtl/>
              </w:rPr>
              <w:t xml:space="preserve"> </w:t>
            </w:r>
            <w:r w:rsidRPr="00C10094">
              <w:rPr>
                <w:rFonts w:cs="David" w:hint="cs"/>
                <w:color w:val="000000" w:themeColor="text1"/>
                <w:rtl/>
              </w:rPr>
              <w:t>דפדפן</w:t>
            </w:r>
            <w:r w:rsidRPr="00C10094">
              <w:rPr>
                <w:rFonts w:cs="David"/>
                <w:color w:val="000000" w:themeColor="text1"/>
                <w:rtl/>
              </w:rPr>
              <w:t>,</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הטופס ורשימת השירים מוצגת</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כנדרש</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והפונקציונאליות</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נשארת</w:t>
            </w:r>
          </w:p>
        </w:tc>
        <w:tc>
          <w:tcPr>
            <w:tcW w:w="1692" w:type="dxa"/>
          </w:tcPr>
          <w:p w:rsidR="00426DEB" w:rsidRPr="00C10094" w:rsidRDefault="00426DEB" w:rsidP="00D8005E">
            <w:pPr>
              <w:spacing w:line="360" w:lineRule="auto"/>
              <w:ind w:right="175"/>
              <w:jc w:val="left"/>
              <w:cnfStyle w:val="000000100000"/>
              <w:rPr>
                <w:rFonts w:cs="David"/>
                <w:color w:val="000000" w:themeColor="text1"/>
                <w:rtl/>
              </w:rPr>
            </w:pPr>
            <w:r w:rsidRPr="00C10094">
              <w:rPr>
                <w:rFonts w:ascii="Segoe UI Symbol" w:hAnsi="Segoe UI Symbol" w:cs="Segoe UI Symbol" w:hint="cs"/>
                <w:color w:val="000000" w:themeColor="text1"/>
                <w:rtl/>
              </w:rPr>
              <w:t>✔</w:t>
            </w:r>
          </w:p>
        </w:tc>
      </w:tr>
    </w:tbl>
    <w:p w:rsidR="005213E0" w:rsidRDefault="005213E0" w:rsidP="005213E0">
      <w:pPr>
        <w:pStyle w:val="1"/>
        <w:ind w:left="360"/>
        <w:jc w:val="left"/>
        <w:rPr>
          <w:rFonts w:ascii="David" w:hAnsi="David" w:cs="David" w:hint="cs"/>
          <w:rtl/>
        </w:rPr>
      </w:pPr>
    </w:p>
    <w:p w:rsidR="005213E0" w:rsidRDefault="005213E0" w:rsidP="005213E0">
      <w:pPr>
        <w:rPr>
          <w:rFonts w:hint="cs"/>
          <w:rtl/>
        </w:rPr>
      </w:pPr>
    </w:p>
    <w:p w:rsidR="005213E0" w:rsidRDefault="005213E0" w:rsidP="005213E0">
      <w:pPr>
        <w:rPr>
          <w:rFonts w:hint="cs"/>
          <w:rtl/>
        </w:rPr>
      </w:pPr>
    </w:p>
    <w:p w:rsidR="005213E0" w:rsidRDefault="005213E0" w:rsidP="005213E0">
      <w:pPr>
        <w:rPr>
          <w:rFonts w:hint="cs"/>
          <w:rtl/>
        </w:rPr>
      </w:pPr>
    </w:p>
    <w:p w:rsidR="005213E0" w:rsidRDefault="005213E0" w:rsidP="005213E0">
      <w:pPr>
        <w:rPr>
          <w:rFonts w:hint="cs"/>
          <w:rtl/>
        </w:rPr>
      </w:pPr>
    </w:p>
    <w:p w:rsidR="005213E0" w:rsidRPr="005213E0" w:rsidRDefault="005213E0" w:rsidP="005213E0">
      <w:pPr>
        <w:rPr>
          <w:rFonts w:hint="cs"/>
        </w:rPr>
      </w:pPr>
    </w:p>
    <w:p w:rsidR="005213E0" w:rsidRDefault="005213E0" w:rsidP="005213E0">
      <w:pPr>
        <w:pStyle w:val="1"/>
        <w:ind w:left="360"/>
        <w:jc w:val="left"/>
        <w:rPr>
          <w:rFonts w:ascii="David" w:hAnsi="David" w:cs="David" w:hint="cs"/>
        </w:rPr>
      </w:pPr>
    </w:p>
    <w:p w:rsidR="00B669CA" w:rsidRPr="00C10094" w:rsidRDefault="00B669CA" w:rsidP="0021217D">
      <w:pPr>
        <w:pStyle w:val="1"/>
        <w:numPr>
          <w:ilvl w:val="0"/>
          <w:numId w:val="33"/>
        </w:numPr>
        <w:jc w:val="left"/>
        <w:rPr>
          <w:rFonts w:ascii="David" w:hAnsi="David" w:cs="David"/>
          <w:rtl/>
        </w:rPr>
      </w:pPr>
      <w:r w:rsidRPr="00C10094">
        <w:rPr>
          <w:rFonts w:ascii="David" w:hAnsi="David" w:cs="David"/>
          <w:rtl/>
        </w:rPr>
        <w:t xml:space="preserve">סקירת עבודות דומות בספרות והשוואה </w:t>
      </w:r>
    </w:p>
    <w:p w:rsidR="002D4B49" w:rsidRPr="00C10094" w:rsidRDefault="002D4B49" w:rsidP="002D4B49">
      <w:pPr>
        <w:pStyle w:val="1"/>
        <w:bidi w:val="0"/>
        <w:spacing w:before="0" w:after="60" w:line="322" w:lineRule="atLeast"/>
        <w:jc w:val="left"/>
        <w:rPr>
          <w:rFonts w:ascii="David" w:eastAsia="Calibri" w:hAnsi="David" w:cs="David"/>
          <w:color w:val="auto"/>
          <w:sz w:val="22"/>
          <w:szCs w:val="22"/>
        </w:rPr>
      </w:pPr>
      <w:bookmarkStart w:id="4" w:name="_Toc498810136"/>
      <w:bookmarkStart w:id="5" w:name="_Toc498810606"/>
      <w:r w:rsidRPr="00C10094">
        <w:rPr>
          <w:rFonts w:ascii="David" w:eastAsia="Calibri" w:hAnsi="David" w:cs="David"/>
          <w:color w:val="auto"/>
          <w:sz w:val="22"/>
          <w:szCs w:val="22"/>
        </w:rPr>
        <w:t>Follow the algorithm: An exploratory investigation of music on YouTube</w:t>
      </w:r>
      <w:bookmarkEnd w:id="4"/>
      <w:bookmarkEnd w:id="5"/>
    </w:p>
    <w:p w:rsidR="002D4B49" w:rsidRPr="00C10094" w:rsidRDefault="002D4B49" w:rsidP="002D4B49">
      <w:pPr>
        <w:pStyle w:val="HTML"/>
        <w:shd w:val="clear" w:color="auto" w:fill="FFFFFF"/>
        <w:bidi/>
        <w:rPr>
          <w:rFonts w:ascii="David" w:eastAsia="Calibri" w:hAnsi="David" w:cs="David"/>
          <w:sz w:val="22"/>
          <w:szCs w:val="22"/>
          <w:rtl/>
        </w:rPr>
      </w:pPr>
      <w:r w:rsidRPr="00C10094">
        <w:rPr>
          <w:rFonts w:ascii="David" w:eastAsia="Calibri" w:hAnsi="David" w:cs="David"/>
          <w:sz w:val="22"/>
          <w:szCs w:val="22"/>
          <w:rtl/>
        </w:rPr>
        <w:t xml:space="preserve">מאמרם של </w:t>
      </w:r>
      <w:r w:rsidRPr="00C10094">
        <w:rPr>
          <w:rFonts w:ascii="David" w:eastAsia="Calibri" w:hAnsi="David" w:cs="David"/>
          <w:sz w:val="22"/>
          <w:szCs w:val="22"/>
        </w:rPr>
        <w:t>AlessandroGandini</w:t>
      </w:r>
      <w:r w:rsidRPr="00C10094">
        <w:rPr>
          <w:rFonts w:ascii="David" w:eastAsia="Calibri" w:hAnsi="David" w:cs="David"/>
          <w:sz w:val="22"/>
          <w:szCs w:val="22"/>
          <w:rtl/>
        </w:rPr>
        <w:t xml:space="preserve">, </w:t>
      </w:r>
      <w:r w:rsidRPr="00C10094">
        <w:rPr>
          <w:rFonts w:ascii="David" w:eastAsia="Calibri" w:hAnsi="David" w:cs="David"/>
          <w:sz w:val="22"/>
          <w:szCs w:val="22"/>
        </w:rPr>
        <w:t>DavideBerald</w:t>
      </w:r>
      <w:r w:rsidRPr="00C10094">
        <w:rPr>
          <w:rFonts w:ascii="David" w:eastAsia="Calibri" w:hAnsi="David" w:cs="David"/>
          <w:sz w:val="22"/>
          <w:szCs w:val="22"/>
          <w:rtl/>
        </w:rPr>
        <w:t xml:space="preserve">, </w:t>
      </w:r>
      <w:r w:rsidRPr="00C10094">
        <w:rPr>
          <w:rFonts w:ascii="David" w:eastAsia="Calibri" w:hAnsi="David" w:cs="David"/>
          <w:sz w:val="22"/>
          <w:szCs w:val="22"/>
        </w:rPr>
        <w:t>MassimoAiroldi</w:t>
      </w:r>
      <w:r w:rsidRPr="00C10094">
        <w:rPr>
          <w:rFonts w:ascii="David" w:eastAsia="Calibri" w:hAnsi="David" w:cs="David"/>
          <w:sz w:val="22"/>
          <w:szCs w:val="22"/>
          <w:rtl/>
        </w:rPr>
        <w:t xml:space="preserve"> משנת 2016 החוקר את אלגוריתם ההמלצה של </w:t>
      </w:r>
      <w:r w:rsidRPr="00C10094">
        <w:rPr>
          <w:rFonts w:ascii="David" w:eastAsia="Calibri" w:hAnsi="David" w:cs="David"/>
          <w:sz w:val="22"/>
          <w:szCs w:val="22"/>
        </w:rPr>
        <w:t>YouTube</w:t>
      </w:r>
      <w:r w:rsidRPr="00C10094">
        <w:rPr>
          <w:rFonts w:ascii="David" w:eastAsia="Calibri" w:hAnsi="David" w:cs="David"/>
          <w:sz w:val="22"/>
          <w:szCs w:val="22"/>
          <w:rtl/>
        </w:rPr>
        <w:t xml:space="preserve">, המציע באופן אוטומטי רשימה של סרטונים קשורים למשתמש כתגובה לסרטון שצפה כעת. במהלך המחקר נבדקו רשת האסוציאציות בין 22,141 סרטוני מוזיקה של </w:t>
      </w:r>
      <w:r w:rsidRPr="00C10094">
        <w:rPr>
          <w:rFonts w:ascii="David" w:eastAsia="Calibri" w:hAnsi="David" w:cs="David"/>
          <w:sz w:val="22"/>
          <w:szCs w:val="22"/>
        </w:rPr>
        <w:t>YouTube</w:t>
      </w:r>
      <w:r w:rsidRPr="00C10094">
        <w:rPr>
          <w:rFonts w:ascii="David" w:eastAsia="Calibri" w:hAnsi="David" w:cs="David"/>
          <w:sz w:val="22"/>
          <w:szCs w:val="22"/>
          <w:rtl/>
        </w:rPr>
        <w:t>.</w:t>
      </w:r>
    </w:p>
    <w:p w:rsidR="002D4B49" w:rsidRPr="00C10094" w:rsidRDefault="00AE2565" w:rsidP="002D4B49">
      <w:pPr>
        <w:jc w:val="left"/>
        <w:rPr>
          <w:rFonts w:ascii="David" w:hAnsi="David" w:cs="David"/>
          <w:rtl/>
        </w:rPr>
      </w:pPr>
      <w:hyperlink r:id="rId23" w:history="1">
        <w:r w:rsidR="00494AA1" w:rsidRPr="00C10094">
          <w:rPr>
            <w:rStyle w:val="Hyperlink"/>
            <w:rFonts w:ascii="David" w:hAnsi="David" w:cs="David"/>
          </w:rPr>
          <w:t>https://www.sciencedirect.com/science/article/pii/S0304422X16300973</w:t>
        </w:r>
      </w:hyperlink>
    </w:p>
    <w:p w:rsidR="002D4B49" w:rsidRPr="00C10094" w:rsidRDefault="002D4B49" w:rsidP="002D4B49">
      <w:pPr>
        <w:spacing w:line="360" w:lineRule="auto"/>
        <w:jc w:val="left"/>
        <w:rPr>
          <w:rFonts w:ascii="David" w:hAnsi="David" w:cs="David"/>
          <w:highlight w:val="green"/>
          <w:rtl/>
        </w:rPr>
      </w:pPr>
    </w:p>
    <w:p w:rsidR="002D4B49" w:rsidRPr="00C10094" w:rsidRDefault="002D4B49" w:rsidP="002D4B49">
      <w:pPr>
        <w:jc w:val="left"/>
        <w:rPr>
          <w:rFonts w:ascii="David" w:hAnsi="David" w:cs="David"/>
          <w:rtl/>
        </w:rPr>
      </w:pPr>
      <w:r w:rsidRPr="00C10094">
        <w:rPr>
          <w:rFonts w:ascii="David" w:hAnsi="David" w:cs="David"/>
        </w:rPr>
        <w:t>Music therapy in moderate and several dementia of alzheimer's type: a case-control study.</w:t>
      </w:r>
    </w:p>
    <w:p w:rsidR="002D4B49" w:rsidRPr="00C10094" w:rsidRDefault="002D4B49" w:rsidP="002D4B49">
      <w:pPr>
        <w:jc w:val="left"/>
        <w:rPr>
          <w:rFonts w:ascii="David" w:hAnsi="David" w:cs="David"/>
        </w:rPr>
      </w:pPr>
      <w:r w:rsidRPr="00C10094">
        <w:rPr>
          <w:rFonts w:ascii="David" w:hAnsi="David" w:cs="David"/>
          <w:rtl/>
        </w:rPr>
        <w:t xml:space="preserve">מאמרם של </w:t>
      </w:r>
      <w:hyperlink r:id="rId24" w:history="1">
        <w:r w:rsidRPr="00C10094">
          <w:rPr>
            <w:rFonts w:ascii="David" w:hAnsi="David" w:cs="David"/>
          </w:rPr>
          <w:t>H. B. Svansdottir</w:t>
        </w:r>
      </w:hyperlink>
      <w:r w:rsidRPr="00C10094">
        <w:rPr>
          <w:rFonts w:ascii="David" w:hAnsi="David" w:cs="David"/>
        </w:rPr>
        <w:t> , </w:t>
      </w:r>
      <w:hyperlink r:id="rId25" w:history="1">
        <w:r w:rsidRPr="00C10094">
          <w:rPr>
            <w:rFonts w:ascii="David" w:hAnsi="David" w:cs="David"/>
          </w:rPr>
          <w:t>J. Snaedal</w:t>
        </w:r>
      </w:hyperlink>
      <w:r w:rsidRPr="00C10094">
        <w:rPr>
          <w:rFonts w:ascii="David" w:hAnsi="David" w:cs="David"/>
        </w:rPr>
        <w:t xml:space="preserve">  </w:t>
      </w:r>
      <w:r w:rsidRPr="00C10094">
        <w:rPr>
          <w:rFonts w:ascii="David" w:hAnsi="David" w:cs="David"/>
          <w:rtl/>
        </w:rPr>
        <w:t xml:space="preserve"> משנת 2006 העוסק בקשר בין דצמנציה לבין טיפול באמצעות מוזיקה.</w:t>
      </w:r>
    </w:p>
    <w:p w:rsidR="002D4B49" w:rsidRPr="00C10094" w:rsidRDefault="002D4B49" w:rsidP="002D4B49">
      <w:pPr>
        <w:jc w:val="left"/>
        <w:rPr>
          <w:rFonts w:ascii="David" w:hAnsi="David" w:cs="David"/>
          <w:rtl/>
        </w:rPr>
      </w:pPr>
      <w:r w:rsidRPr="00C10094">
        <w:rPr>
          <w:rFonts w:ascii="David" w:hAnsi="David" w:cs="David"/>
          <w:rtl/>
        </w:rPr>
        <w:t>במהלך כתיבת המאמר, התבצע ניסוי על 38 אנשים הלוקים במחלת האלצהיימר והדמנציה ברמות שונות של חומרה, בשני בתי אבות, שבו השמיעו למטופלים מוזיקה.</w:t>
      </w:r>
    </w:p>
    <w:p w:rsidR="002D4B49" w:rsidRPr="00C10094" w:rsidRDefault="002D4B49" w:rsidP="002D4B49">
      <w:pPr>
        <w:jc w:val="left"/>
        <w:rPr>
          <w:rFonts w:ascii="David" w:hAnsi="David" w:cs="David"/>
          <w:rtl/>
        </w:rPr>
      </w:pPr>
      <w:r w:rsidRPr="00C10094">
        <w:rPr>
          <w:rFonts w:ascii="David" w:hAnsi="David" w:cs="David"/>
          <w:rtl/>
        </w:rPr>
        <w:t>תוך 6 שבועות ניתן היה להצביע על ירידה בהפרעה הנמדדת בסולם מחלת האלצהיימר וכמו כן ירידה בתוקפנות והחרדה.</w:t>
      </w:r>
    </w:p>
    <w:p w:rsidR="002D4B49" w:rsidRPr="00C10094" w:rsidRDefault="002D4B49" w:rsidP="002D4B49">
      <w:pPr>
        <w:jc w:val="left"/>
        <w:rPr>
          <w:rFonts w:ascii="David" w:hAnsi="David" w:cs="David"/>
          <w:rtl/>
        </w:rPr>
      </w:pPr>
      <w:r w:rsidRPr="00C10094">
        <w:rPr>
          <w:rFonts w:ascii="David" w:hAnsi="David" w:cs="David"/>
          <w:rtl/>
        </w:rPr>
        <w:t>מסקנות המאמר הם שקיים קשר ישיר, בטוח ויעיל לטיפול בחרדה ובחומרת מחלקת האלצהיימר והדמנציה.</w:t>
      </w:r>
    </w:p>
    <w:p w:rsidR="002D4B49" w:rsidRPr="00C10094" w:rsidRDefault="002D4B49" w:rsidP="002D4B49">
      <w:pPr>
        <w:jc w:val="left"/>
        <w:rPr>
          <w:rFonts w:ascii="David" w:hAnsi="David" w:cs="David"/>
          <w:rtl/>
        </w:rPr>
      </w:pPr>
      <w:r w:rsidRPr="00C10094">
        <w:rPr>
          <w:rFonts w:ascii="David" w:hAnsi="David" w:cs="David"/>
        </w:rPr>
        <w:t>https://www.cambridge.org/core/journals/international-psychogeriatrics/article/music-therapy-in-moderate-and-severe-dementia-of-alzheimers-type-a-casecontrol-study/D51CCDFF17656F27C927D1BA322BA74C</w:t>
      </w:r>
    </w:p>
    <w:p w:rsidR="00B669CA" w:rsidRPr="00C10094" w:rsidRDefault="00B669CA" w:rsidP="0021217D">
      <w:pPr>
        <w:pStyle w:val="1"/>
        <w:numPr>
          <w:ilvl w:val="0"/>
          <w:numId w:val="33"/>
        </w:numPr>
        <w:jc w:val="left"/>
        <w:rPr>
          <w:rFonts w:ascii="David" w:hAnsi="David" w:cs="David"/>
          <w:rtl/>
        </w:rPr>
      </w:pPr>
      <w:r w:rsidRPr="00C10094">
        <w:rPr>
          <w:rFonts w:ascii="David" w:hAnsi="David" w:cs="David"/>
          <w:rtl/>
        </w:rPr>
        <w:t xml:space="preserve">סיכום \ מסקנות </w:t>
      </w:r>
    </w:p>
    <w:p w:rsidR="000703E1" w:rsidRPr="00C10094" w:rsidRDefault="00B43C06" w:rsidP="00E06509">
      <w:pPr>
        <w:spacing w:line="360" w:lineRule="auto"/>
        <w:jc w:val="left"/>
        <w:rPr>
          <w:rFonts w:ascii="David" w:hAnsi="David" w:cs="David"/>
          <w:rtl/>
        </w:rPr>
      </w:pPr>
      <w:r w:rsidRPr="00C10094">
        <w:rPr>
          <w:rFonts w:ascii="David" w:hAnsi="David" w:cs="David"/>
          <w:rtl/>
        </w:rPr>
        <w:t>מה בוצע עד כה ומסקנות מעניינות שעלו מביצוע הפרויקט.</w:t>
      </w:r>
    </w:p>
    <w:p w:rsidR="000703E1" w:rsidRPr="000703E1" w:rsidRDefault="000703E1" w:rsidP="00B669CA">
      <w:pPr>
        <w:jc w:val="both"/>
        <w:rPr>
          <w:rtl/>
        </w:rPr>
      </w:pPr>
    </w:p>
    <w:p w:rsidR="00ED221C" w:rsidRPr="00C10094" w:rsidRDefault="00ED221C" w:rsidP="0021217D">
      <w:pPr>
        <w:pStyle w:val="1"/>
        <w:numPr>
          <w:ilvl w:val="0"/>
          <w:numId w:val="33"/>
        </w:numPr>
        <w:jc w:val="left"/>
        <w:rPr>
          <w:rFonts w:ascii="David" w:hAnsi="David" w:cs="David"/>
          <w:rtl/>
        </w:rPr>
      </w:pPr>
      <w:r w:rsidRPr="00C10094">
        <w:rPr>
          <w:rFonts w:ascii="David" w:hAnsi="David" w:cs="David"/>
          <w:rtl/>
        </w:rPr>
        <w:t>נספחים</w:t>
      </w:r>
    </w:p>
    <w:p w:rsidR="00ED221C" w:rsidRPr="00C10094" w:rsidRDefault="00903A6C" w:rsidP="00ED221C">
      <w:pPr>
        <w:spacing w:line="360" w:lineRule="auto"/>
        <w:jc w:val="left"/>
        <w:rPr>
          <w:rFonts w:ascii="David" w:hAnsi="David" w:cs="David"/>
          <w:sz w:val="24"/>
          <w:szCs w:val="24"/>
          <w:rtl/>
        </w:rPr>
      </w:pPr>
      <w:r w:rsidRPr="00C10094">
        <w:rPr>
          <w:rFonts w:ascii="David" w:hAnsi="David" w:cs="David"/>
          <w:sz w:val="24"/>
          <w:szCs w:val="24"/>
          <w:rtl/>
        </w:rPr>
        <w:t xml:space="preserve">ספרות, </w:t>
      </w:r>
      <w:r w:rsidR="00ED221C" w:rsidRPr="00C10094">
        <w:rPr>
          <w:rFonts w:ascii="David" w:hAnsi="David" w:cs="David"/>
          <w:sz w:val="24"/>
          <w:szCs w:val="24"/>
          <w:rtl/>
        </w:rPr>
        <w:t xml:space="preserve">תרשימים נוספים, </w:t>
      </w:r>
      <w:r w:rsidR="002540C5" w:rsidRPr="00C10094">
        <w:rPr>
          <w:rFonts w:ascii="David" w:hAnsi="David" w:cs="David"/>
          <w:sz w:val="24"/>
          <w:szCs w:val="24"/>
          <w:rtl/>
        </w:rPr>
        <w:t xml:space="preserve">תכנון הפרויקט, טבלת ניהול סיכונים, </w:t>
      </w:r>
      <w:r w:rsidR="00ED221C" w:rsidRPr="00C10094">
        <w:rPr>
          <w:rFonts w:ascii="David" w:hAnsi="David" w:cs="David"/>
          <w:sz w:val="24"/>
          <w:szCs w:val="24"/>
          <w:rtl/>
        </w:rPr>
        <w:t>טבלת דרישות (</w:t>
      </w:r>
      <w:r w:rsidR="00ED221C" w:rsidRPr="00C10094">
        <w:rPr>
          <w:rFonts w:ascii="David" w:hAnsi="David" w:cs="David"/>
          <w:sz w:val="24"/>
          <w:szCs w:val="24"/>
        </w:rPr>
        <w:t>URD</w:t>
      </w:r>
      <w:r w:rsidR="00ED221C" w:rsidRPr="00C10094">
        <w:rPr>
          <w:rFonts w:ascii="David" w:hAnsi="David" w:cs="David"/>
          <w:sz w:val="24"/>
          <w:szCs w:val="24"/>
          <w:rtl/>
        </w:rPr>
        <w:t>),</w:t>
      </w:r>
    </w:p>
    <w:p w:rsidR="00903A6C" w:rsidRDefault="00903A6C" w:rsidP="00903A6C">
      <w:pPr>
        <w:pStyle w:val="2"/>
        <w:numPr>
          <w:ilvl w:val="0"/>
          <w:numId w:val="21"/>
        </w:numPr>
        <w:jc w:val="left"/>
        <w:rPr>
          <w:rFonts w:ascii="David" w:hAnsi="David" w:cs="David" w:hint="cs"/>
          <w:rtl/>
        </w:rPr>
      </w:pPr>
      <w:r w:rsidRPr="00C10094">
        <w:rPr>
          <w:rFonts w:ascii="David" w:hAnsi="David" w:cs="David"/>
          <w:rtl/>
        </w:rPr>
        <w:t>רשימת ספרות \ ביבליוגרפיה</w:t>
      </w:r>
    </w:p>
    <w:p w:rsidR="00DD6F39" w:rsidRDefault="00DD6F39" w:rsidP="0057312A">
      <w:pPr>
        <w:jc w:val="left"/>
        <w:rPr>
          <w:rFonts w:hint="cs"/>
          <w:rtl/>
        </w:rPr>
      </w:pPr>
      <w:r>
        <w:rPr>
          <w:rFonts w:hint="cs"/>
          <w:rtl/>
        </w:rPr>
        <w:t>מחשבון המחשב כמה עולה כל שאילת ל</w:t>
      </w:r>
      <w:r>
        <w:t>YouTube API</w:t>
      </w:r>
      <w:r>
        <w:rPr>
          <w:rFonts w:hint="cs"/>
          <w:rtl/>
        </w:rPr>
        <w:t xml:space="preserve"> .ה</w:t>
      </w:r>
      <w:r>
        <w:t>YouTube</w:t>
      </w:r>
      <w:r>
        <w:rPr>
          <w:rFonts w:hint="cs"/>
          <w:rtl/>
        </w:rPr>
        <w:t xml:space="preserve"> מגביל אותך במספר הבקשות שניתן לבצע בכל סשן בקשות וכך תדע כמה מידע תוכל לבצע בכל סשן כזה. </w:t>
      </w:r>
      <w:hyperlink r:id="rId26" w:history="1">
        <w:r w:rsidR="0057312A" w:rsidRPr="001B1063">
          <w:rPr>
            <w:rStyle w:val="Hyperlink"/>
          </w:rPr>
          <w:t>https://develope</w:t>
        </w:r>
        <w:r w:rsidR="0057312A" w:rsidRPr="001B1063">
          <w:rPr>
            <w:rStyle w:val="Hyperlink"/>
          </w:rPr>
          <w:t>r</w:t>
        </w:r>
        <w:r w:rsidR="0057312A" w:rsidRPr="001B1063">
          <w:rPr>
            <w:rStyle w:val="Hyperlink"/>
          </w:rPr>
          <w:t>s.google.com/youtube/v3/determine_quota_cost</w:t>
        </w:r>
      </w:hyperlink>
      <w:r w:rsidR="0057312A">
        <w:rPr>
          <w:rFonts w:hint="cs"/>
          <w:rtl/>
        </w:rPr>
        <w:t xml:space="preserve"> </w:t>
      </w:r>
    </w:p>
    <w:p w:rsidR="00DD6F39" w:rsidRDefault="00DD6F39" w:rsidP="00DD6F39">
      <w:pPr>
        <w:jc w:val="left"/>
        <w:rPr>
          <w:rFonts w:hint="cs"/>
          <w:rtl/>
        </w:rPr>
      </w:pPr>
    </w:p>
    <w:p w:rsidR="00DD6F39" w:rsidRDefault="00DD6F39" w:rsidP="0057312A">
      <w:pPr>
        <w:jc w:val="left"/>
        <w:rPr>
          <w:rFonts w:hint="cs"/>
          <w:rtl/>
        </w:rPr>
      </w:pPr>
      <w:r>
        <w:rPr>
          <w:rFonts w:hint="cs"/>
          <w:rtl/>
        </w:rPr>
        <w:t>ה</w:t>
      </w:r>
      <w:r>
        <w:rPr>
          <w:rFonts w:hint="cs"/>
        </w:rPr>
        <w:t>M</w:t>
      </w:r>
      <w:r>
        <w:t>usicBrainz</w:t>
      </w:r>
      <w:r>
        <w:rPr>
          <w:rFonts w:hint="cs"/>
          <w:rtl/>
        </w:rPr>
        <w:t xml:space="preserve"> גם כן מגביל את כמות הבקשות שניתן לבצע אל השרת שלו.</w:t>
      </w:r>
      <w:r w:rsidR="0057312A">
        <w:rPr>
          <w:rFonts w:hint="cs"/>
          <w:rtl/>
        </w:rPr>
        <w:t xml:space="preserve"> בכל סשן ניתן לבצע עד 16 בקשות, מה שלא הספיק. המטרה שלנו הייתה לקבל בכל פעם 150 אלף שירים, ובעקבות ההגבלה יכלנו לקבל 100 שירים בכל בקשה, סך הכל 1600,</w:t>
      </w:r>
      <w:r>
        <w:rPr>
          <w:rFonts w:hint="cs"/>
          <w:rtl/>
        </w:rPr>
        <w:t xml:space="preserve"> וזאת הסיבה שהיינו צריכים לבנות את ה</w:t>
      </w:r>
      <w:r>
        <w:t>Database</w:t>
      </w:r>
      <w:r>
        <w:rPr>
          <w:rFonts w:hint="cs"/>
          <w:rtl/>
        </w:rPr>
        <w:t xml:space="preserve"> של המערכת מראש. </w:t>
      </w:r>
      <w:hyperlink r:id="rId27" w:history="1">
        <w:r w:rsidR="0057312A" w:rsidRPr="0057312A">
          <w:rPr>
            <w:rStyle w:val="Hyperlink"/>
          </w:rPr>
          <w:t>https://musicbrainz.org/doc/XML_Web_Service/Rate_Limiting</w:t>
        </w:r>
      </w:hyperlink>
    </w:p>
    <w:p w:rsidR="0057312A" w:rsidRDefault="0057312A" w:rsidP="00DD6F39">
      <w:pPr>
        <w:jc w:val="left"/>
        <w:rPr>
          <w:rFonts w:hint="cs"/>
          <w:rtl/>
        </w:rPr>
      </w:pPr>
    </w:p>
    <w:p w:rsidR="0057312A" w:rsidRDefault="0057312A" w:rsidP="0057312A">
      <w:pPr>
        <w:jc w:val="left"/>
        <w:rPr>
          <w:rFonts w:hint="cs"/>
          <w:rtl/>
        </w:rPr>
      </w:pPr>
      <w:r>
        <w:rPr>
          <w:rFonts w:hint="cs"/>
          <w:rtl/>
        </w:rPr>
        <w:t>מאמר העוסק בהגבלה של מספר הבקשות שניתן לבצע ל</w:t>
      </w:r>
      <w:r>
        <w:rPr>
          <w:rFonts w:hint="cs"/>
        </w:rPr>
        <w:t>API</w:t>
      </w:r>
      <w:r>
        <w:rPr>
          <w:rFonts w:hint="cs"/>
          <w:rtl/>
        </w:rPr>
        <w:t xml:space="preserve"> של תוכנות של גוגל, הכוללות את </w:t>
      </w:r>
      <w:r>
        <w:t>YouTube</w:t>
      </w:r>
      <w:r>
        <w:rPr>
          <w:rFonts w:hint="cs"/>
        </w:rPr>
        <w:t xml:space="preserve"> </w:t>
      </w:r>
      <w:r>
        <w:rPr>
          <w:rFonts w:hint="cs"/>
          <w:rtl/>
        </w:rPr>
        <w:t xml:space="preserve">בין היתר </w:t>
      </w:r>
      <w:hyperlink r:id="rId28" w:history="1">
        <w:r w:rsidRPr="0057312A">
          <w:rPr>
            <w:rStyle w:val="Hyperlink"/>
          </w:rPr>
          <w:t>https://books.google.co.il/books?id=LUAlDwAAQBAJ&amp;pg=PA46&amp;lpg=PA46&amp;dq=youtube+api+request+limit&amp;source=bl&amp;ots=_zV6IJUGs-&amp;sig=SIUoHTfgV33vtPWiBJCXHJn4bsg&amp;hl=iw&amp;sa=X&amp;ved=2ahUKEwiIz9CugoXZAhUCVywKHZAJAYg4FBDoATAHegQIBhAB#v=onepage&amp;q=youtube%20api%20request%20limit&amp;f=false</w:t>
        </w:r>
      </w:hyperlink>
    </w:p>
    <w:p w:rsidR="008F4087" w:rsidRDefault="008F4087" w:rsidP="0057312A">
      <w:pPr>
        <w:jc w:val="left"/>
        <w:rPr>
          <w:rFonts w:hint="cs"/>
          <w:rtl/>
        </w:rPr>
      </w:pPr>
    </w:p>
    <w:p w:rsidR="008F4087" w:rsidRPr="008F4087" w:rsidRDefault="008F4087" w:rsidP="008F4087">
      <w:pPr>
        <w:jc w:val="left"/>
        <w:rPr>
          <w:rFonts w:hint="cs"/>
          <w:rtl/>
        </w:rPr>
      </w:pPr>
      <w:r>
        <w:t>github</w:t>
      </w:r>
      <w:r>
        <w:rPr>
          <w:rFonts w:hint="cs"/>
          <w:rtl/>
        </w:rPr>
        <w:t xml:space="preserve"> מגביל את משקל הקבצים שניתן להעלות אליו עד 100 מגה, ולכן השתמשנו ב</w:t>
      </w:r>
      <w:r>
        <w:t>dump</w:t>
      </w:r>
      <w:r>
        <w:rPr>
          <w:rFonts w:hint="cs"/>
          <w:rtl/>
        </w:rPr>
        <w:t xml:space="preserve"> כדי להעלות את ה</w:t>
      </w:r>
      <w:r>
        <w:t>Database</w:t>
      </w:r>
      <w:r>
        <w:rPr>
          <w:rFonts w:hint="cs"/>
          <w:rtl/>
        </w:rPr>
        <w:t xml:space="preserve"> שלנו </w:t>
      </w:r>
      <w:hyperlink r:id="rId29" w:history="1">
        <w:r w:rsidRPr="008F4087">
          <w:rPr>
            <w:rStyle w:val="Hyperlink"/>
          </w:rPr>
          <w:t>https://help.gith</w:t>
        </w:r>
        <w:r w:rsidRPr="008F4087">
          <w:rPr>
            <w:rStyle w:val="Hyperlink"/>
          </w:rPr>
          <w:t>u</w:t>
        </w:r>
        <w:r w:rsidRPr="008F4087">
          <w:rPr>
            <w:rStyle w:val="Hyperlink"/>
          </w:rPr>
          <w:t>b.com/articles/working-with-large-files</w:t>
        </w:r>
        <w:r w:rsidRPr="008F4087">
          <w:rPr>
            <w:rStyle w:val="Hyperlink"/>
            <w:rtl/>
          </w:rPr>
          <w:t>/</w:t>
        </w:r>
      </w:hyperlink>
    </w:p>
    <w:p w:rsidR="009E3C38" w:rsidRPr="009E3C38" w:rsidRDefault="009E3C38" w:rsidP="009E3C38"/>
    <w:p w:rsidR="001D339E" w:rsidRDefault="002540C5" w:rsidP="00C10094">
      <w:pPr>
        <w:pStyle w:val="2"/>
        <w:numPr>
          <w:ilvl w:val="0"/>
          <w:numId w:val="21"/>
        </w:numPr>
        <w:jc w:val="left"/>
        <w:rPr>
          <w:rFonts w:ascii="David" w:hAnsi="David" w:cs="David" w:hint="cs"/>
          <w:rtl/>
        </w:rPr>
      </w:pPr>
      <w:r w:rsidRPr="00C10094">
        <w:rPr>
          <w:rFonts w:ascii="David" w:hAnsi="David" w:cs="David"/>
          <w:rtl/>
        </w:rPr>
        <w:t>תרשימים וטבלאות</w:t>
      </w:r>
    </w:p>
    <w:p w:rsidR="008F4087" w:rsidRDefault="008F4087" w:rsidP="008F4087">
      <w:pPr>
        <w:jc w:val="left"/>
        <w:rPr>
          <w:rFonts w:hint="cs"/>
          <w:rtl/>
        </w:rPr>
      </w:pPr>
    </w:p>
    <w:p w:rsidR="008F4087" w:rsidRPr="008F4087" w:rsidRDefault="008F4087" w:rsidP="009E3C38">
      <w:pPr>
        <w:jc w:val="left"/>
        <w:rPr>
          <w:rFonts w:hint="cs"/>
          <w:rtl/>
        </w:rPr>
      </w:pPr>
      <w:r>
        <w:rPr>
          <w:rFonts w:hint="cs"/>
        </w:rPr>
        <w:t>U</w:t>
      </w:r>
      <w:r>
        <w:t>se cases</w:t>
      </w:r>
      <w:r>
        <w:rPr>
          <w:rFonts w:hint="cs"/>
          <w:rtl/>
        </w:rPr>
        <w:t>:</w:t>
      </w:r>
    </w:p>
    <w:p w:rsidR="004906D4" w:rsidRPr="004906D4" w:rsidRDefault="008F4087" w:rsidP="004906D4">
      <w:pPr>
        <w:jc w:val="both"/>
        <w:rPr>
          <w:rtl/>
        </w:rPr>
      </w:pPr>
      <w:r>
        <w:rPr>
          <w:noProof/>
          <w:rtl/>
        </w:rPr>
        <w:drawing>
          <wp:anchor distT="0" distB="0" distL="114300" distR="114300" simplePos="0" relativeHeight="251677696" behindDoc="1" locked="0" layoutInCell="1" allowOverlap="1">
            <wp:simplePos x="0" y="0"/>
            <wp:positionH relativeFrom="column">
              <wp:posOffset>528955</wp:posOffset>
            </wp:positionH>
            <wp:positionV relativeFrom="paragraph">
              <wp:posOffset>130175</wp:posOffset>
            </wp:positionV>
            <wp:extent cx="4504690" cy="3251835"/>
            <wp:effectExtent l="19050" t="0" r="0" b="0"/>
            <wp:wrapTight wrapText="bothSides">
              <wp:wrapPolygon edited="0">
                <wp:start x="-91" y="0"/>
                <wp:lineTo x="-91" y="21511"/>
                <wp:lineTo x="21557" y="21511"/>
                <wp:lineTo x="21557" y="0"/>
                <wp:lineTo x="-91" y="0"/>
              </wp:wrapPolygon>
            </wp:wrapTight>
            <wp:docPr id="5" name="תמונה 2" descr="C:\Users\אבי\Downloads\דיאגרמות\usecas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אבי\Downloads\דיאגרמות\usecases.jpeg"/>
                    <pic:cNvPicPr>
                      <a:picLocks noChangeAspect="1" noChangeArrowheads="1"/>
                    </pic:cNvPicPr>
                  </pic:nvPicPr>
                  <pic:blipFill>
                    <a:blip r:embed="rId30" cstate="print"/>
                    <a:srcRect/>
                    <a:stretch>
                      <a:fillRect/>
                    </a:stretch>
                  </pic:blipFill>
                  <pic:spPr bwMode="auto">
                    <a:xfrm>
                      <a:off x="0" y="0"/>
                      <a:ext cx="4504690" cy="3251835"/>
                    </a:xfrm>
                    <a:prstGeom prst="rect">
                      <a:avLst/>
                    </a:prstGeom>
                    <a:noFill/>
                    <a:ln w="9525">
                      <a:noFill/>
                      <a:miter lim="800000"/>
                      <a:headEnd/>
                      <a:tailEnd/>
                    </a:ln>
                  </pic:spPr>
                </pic:pic>
              </a:graphicData>
            </a:graphic>
          </wp:anchor>
        </w:drawing>
      </w:r>
      <w:r w:rsidR="00681D96">
        <w:rPr>
          <w:noProof/>
          <w:rtl/>
        </w:rPr>
        <w:drawing>
          <wp:anchor distT="0" distB="0" distL="114300" distR="114300" simplePos="0" relativeHeight="251675648" behindDoc="1" locked="0" layoutInCell="1" allowOverlap="1">
            <wp:simplePos x="0" y="0"/>
            <wp:positionH relativeFrom="column">
              <wp:posOffset>81915</wp:posOffset>
            </wp:positionH>
            <wp:positionV relativeFrom="paragraph">
              <wp:posOffset>3708400</wp:posOffset>
            </wp:positionV>
            <wp:extent cx="5400675" cy="3295650"/>
            <wp:effectExtent l="19050" t="0" r="9525" b="0"/>
            <wp:wrapTight wrapText="bothSides">
              <wp:wrapPolygon edited="0">
                <wp:start x="-76" y="0"/>
                <wp:lineTo x="-76" y="21475"/>
                <wp:lineTo x="21638" y="21475"/>
                <wp:lineTo x="21638" y="0"/>
                <wp:lineTo x="-76" y="0"/>
              </wp:wrapPolygon>
            </wp:wrapTight>
            <wp:docPr id="12" name="תמונה 5" descr="C:\Users\אבי\Downloads\דיאגרמות\state char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אבי\Downloads\דיאגרמות\state chart.jpeg"/>
                    <pic:cNvPicPr>
                      <a:picLocks noChangeAspect="1" noChangeArrowheads="1"/>
                    </pic:cNvPicPr>
                  </pic:nvPicPr>
                  <pic:blipFill>
                    <a:blip r:embed="rId31" cstate="print"/>
                    <a:srcRect/>
                    <a:stretch>
                      <a:fillRect/>
                    </a:stretch>
                  </pic:blipFill>
                  <pic:spPr bwMode="auto">
                    <a:xfrm>
                      <a:off x="0" y="0"/>
                      <a:ext cx="5400675" cy="3295650"/>
                    </a:xfrm>
                    <a:prstGeom prst="rect">
                      <a:avLst/>
                    </a:prstGeom>
                    <a:noFill/>
                    <a:ln w="9525">
                      <a:noFill/>
                      <a:miter lim="800000"/>
                      <a:headEnd/>
                      <a:tailEnd/>
                    </a:ln>
                  </pic:spPr>
                </pic:pic>
              </a:graphicData>
            </a:graphic>
          </wp:anchor>
        </w:drawing>
      </w:r>
      <w:r w:rsidRPr="008F4087">
        <w:rPr>
          <w:noProof/>
          <w:rtl/>
        </w:rPr>
        <w:t xml:space="preserve"> </w:t>
      </w: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p>
    <w:p w:rsidR="008F4087" w:rsidRDefault="008F4087" w:rsidP="00ED221C">
      <w:pPr>
        <w:spacing w:line="360" w:lineRule="auto"/>
        <w:jc w:val="left"/>
        <w:rPr>
          <w:rFonts w:ascii="David" w:hAnsi="David" w:cs="David" w:hint="cs"/>
          <w:sz w:val="24"/>
          <w:szCs w:val="24"/>
          <w:rtl/>
        </w:rPr>
      </w:pPr>
      <w:r>
        <w:rPr>
          <w:rFonts w:ascii="David" w:hAnsi="David" w:cs="David"/>
          <w:sz w:val="24"/>
          <w:szCs w:val="24"/>
        </w:rPr>
        <w:t>State chart</w:t>
      </w:r>
      <w:r>
        <w:rPr>
          <w:rFonts w:ascii="David" w:hAnsi="David" w:cs="David" w:hint="cs"/>
          <w:sz w:val="24"/>
          <w:szCs w:val="24"/>
          <w:rtl/>
        </w:rPr>
        <w:t>:</w:t>
      </w:r>
    </w:p>
    <w:p w:rsidR="00DE0256" w:rsidRPr="00C10094" w:rsidRDefault="00DE0256" w:rsidP="00ED221C">
      <w:pPr>
        <w:spacing w:line="360" w:lineRule="auto"/>
        <w:jc w:val="left"/>
        <w:rPr>
          <w:rFonts w:ascii="David" w:hAnsi="David" w:cs="David"/>
          <w:sz w:val="24"/>
          <w:szCs w:val="24"/>
          <w:rtl/>
        </w:rPr>
      </w:pPr>
    </w:p>
    <w:p w:rsidR="00DE0256" w:rsidRPr="00C10094" w:rsidRDefault="00DE0256" w:rsidP="002540C5">
      <w:pPr>
        <w:pStyle w:val="2"/>
        <w:numPr>
          <w:ilvl w:val="0"/>
          <w:numId w:val="21"/>
        </w:numPr>
        <w:jc w:val="left"/>
        <w:rPr>
          <w:rFonts w:ascii="David" w:hAnsi="David" w:cs="David"/>
          <w:rtl/>
        </w:rPr>
      </w:pPr>
      <w:r w:rsidRPr="00C10094">
        <w:rPr>
          <w:rFonts w:ascii="David" w:hAnsi="David" w:cs="David"/>
          <w:rtl/>
        </w:rPr>
        <w:t>תכנון הפרויקט</w:t>
      </w:r>
    </w:p>
    <w:p w:rsidR="00DE0256" w:rsidRPr="002023D4" w:rsidRDefault="00DE0256" w:rsidP="00ED221C">
      <w:pPr>
        <w:pStyle w:val="2"/>
        <w:jc w:val="left"/>
        <w:rPr>
          <w:rtl/>
        </w:rPr>
      </w:pPr>
    </w:p>
    <w:tbl>
      <w:tblPr>
        <w:tblStyle w:val="aa"/>
        <w:bidiVisual/>
        <w:tblW w:w="8556" w:type="dxa"/>
        <w:tblLook w:val="04A0"/>
      </w:tblPr>
      <w:tblGrid>
        <w:gridCol w:w="2840"/>
        <w:gridCol w:w="5716"/>
      </w:tblGrid>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21.7.2017</w:t>
            </w:r>
          </w:p>
        </w:tc>
        <w:tc>
          <w:tcPr>
            <w:tcW w:w="5716" w:type="dxa"/>
          </w:tcPr>
          <w:p w:rsidR="002D4B49" w:rsidRPr="00C10094" w:rsidRDefault="002D4B49" w:rsidP="00D8005E">
            <w:pPr>
              <w:spacing w:line="360" w:lineRule="auto"/>
              <w:rPr>
                <w:rFonts w:cs="David"/>
                <w:rtl/>
              </w:rPr>
            </w:pPr>
            <w:r w:rsidRPr="00C10094">
              <w:rPr>
                <w:rFonts w:cs="David" w:hint="cs"/>
                <w:rtl/>
              </w:rPr>
              <w:t>&lt;&lt;פגישת הכרות עם המנחה &gt;&gt;</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3.8.2017</w:t>
            </w:r>
          </w:p>
        </w:tc>
        <w:tc>
          <w:tcPr>
            <w:tcW w:w="5716" w:type="dxa"/>
          </w:tcPr>
          <w:p w:rsidR="002D4B49" w:rsidRPr="00C10094" w:rsidRDefault="002D4B49" w:rsidP="00D8005E">
            <w:pPr>
              <w:spacing w:line="360" w:lineRule="auto"/>
              <w:rPr>
                <w:rFonts w:cs="David"/>
                <w:rtl/>
              </w:rPr>
            </w:pPr>
            <w:r w:rsidRPr="00C10094">
              <w:rPr>
                <w:rFonts w:cs="David" w:hint="cs"/>
                <w:rtl/>
              </w:rPr>
              <w:t>פגישת הכרות עם הלקוחות , לאה וסטלה.</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20.8.2017</w:t>
            </w:r>
          </w:p>
        </w:tc>
        <w:tc>
          <w:tcPr>
            <w:tcW w:w="5716" w:type="dxa"/>
          </w:tcPr>
          <w:p w:rsidR="002D4B49" w:rsidRPr="00C10094" w:rsidRDefault="002D4B49" w:rsidP="00D8005E">
            <w:pPr>
              <w:spacing w:line="360" w:lineRule="auto"/>
              <w:rPr>
                <w:rFonts w:cs="David"/>
                <w:rtl/>
              </w:rPr>
            </w:pPr>
            <w:r w:rsidRPr="00C10094">
              <w:rPr>
                <w:rFonts w:cs="David" w:hint="cs"/>
                <w:rtl/>
              </w:rPr>
              <w:t xml:space="preserve">פגישה עם המנחה ועם הלקוחות </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 xml:space="preserve">18.9.2017 </w:t>
            </w:r>
          </w:p>
        </w:tc>
        <w:tc>
          <w:tcPr>
            <w:tcW w:w="5716" w:type="dxa"/>
          </w:tcPr>
          <w:p w:rsidR="002D4B49" w:rsidRPr="00C10094" w:rsidRDefault="002D4B49" w:rsidP="00D8005E">
            <w:pPr>
              <w:spacing w:line="360" w:lineRule="auto"/>
              <w:rPr>
                <w:rFonts w:cs="David"/>
                <w:rtl/>
              </w:rPr>
            </w:pPr>
            <w:r w:rsidRPr="00C10094">
              <w:rPr>
                <w:rFonts w:cs="David" w:hint="cs"/>
                <w:rtl/>
              </w:rPr>
              <w:t>פגישה עם המנחה וקביעת משימות</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19.11.2017</w:t>
            </w:r>
          </w:p>
        </w:tc>
        <w:tc>
          <w:tcPr>
            <w:tcW w:w="5716" w:type="dxa"/>
          </w:tcPr>
          <w:p w:rsidR="002D4B49" w:rsidRPr="00C10094" w:rsidRDefault="002D4B49" w:rsidP="00D8005E">
            <w:pPr>
              <w:spacing w:line="360" w:lineRule="auto"/>
              <w:rPr>
                <w:rFonts w:cs="David"/>
                <w:rtl/>
              </w:rPr>
            </w:pPr>
            <w:r w:rsidRPr="00C10094">
              <w:rPr>
                <w:rFonts w:cs="David" w:hint="cs"/>
                <w:rtl/>
              </w:rPr>
              <w:t xml:space="preserve">הגשת שלב ההצעה הכולל סקר שוק </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20.12.2017</w:t>
            </w:r>
          </w:p>
        </w:tc>
        <w:tc>
          <w:tcPr>
            <w:tcW w:w="5716" w:type="dxa"/>
          </w:tcPr>
          <w:p w:rsidR="002D4B49" w:rsidRPr="00C10094" w:rsidRDefault="002D4B49" w:rsidP="00D8005E">
            <w:pPr>
              <w:spacing w:line="360" w:lineRule="auto"/>
              <w:rPr>
                <w:rFonts w:cs="David"/>
                <w:rtl/>
              </w:rPr>
            </w:pPr>
            <w:r w:rsidRPr="00C10094">
              <w:rPr>
                <w:rFonts w:cs="David" w:hint="cs"/>
                <w:rtl/>
              </w:rPr>
              <w:t>הצגת פונקציות לשליפת המידע הרלוונטי</w:t>
            </w:r>
          </w:p>
        </w:tc>
      </w:tr>
      <w:tr w:rsidR="002D4B49" w:rsidTr="00D8005E">
        <w:tc>
          <w:tcPr>
            <w:tcW w:w="2840" w:type="dxa"/>
          </w:tcPr>
          <w:p w:rsidR="002D4B49" w:rsidRPr="00C10094" w:rsidRDefault="00091A19" w:rsidP="00091A19">
            <w:pPr>
              <w:spacing w:line="360" w:lineRule="auto"/>
              <w:rPr>
                <w:rFonts w:cs="David"/>
                <w:rtl/>
              </w:rPr>
            </w:pPr>
            <w:r>
              <w:rPr>
                <w:rFonts w:cs="David" w:hint="cs"/>
                <w:rtl/>
              </w:rPr>
              <w:t>01.02.2018</w:t>
            </w:r>
          </w:p>
        </w:tc>
        <w:tc>
          <w:tcPr>
            <w:tcW w:w="5716" w:type="dxa"/>
          </w:tcPr>
          <w:p w:rsidR="002D4B49" w:rsidRPr="00C10094" w:rsidRDefault="00091A19" w:rsidP="00D8005E">
            <w:pPr>
              <w:spacing w:line="360" w:lineRule="auto"/>
              <w:rPr>
                <w:rFonts w:cs="David"/>
                <w:rtl/>
              </w:rPr>
            </w:pPr>
            <w:r>
              <w:rPr>
                <w:rFonts w:cs="David" w:hint="cs"/>
                <w:rtl/>
              </w:rPr>
              <w:t>הגשת דוח אלפא</w:t>
            </w:r>
          </w:p>
        </w:tc>
      </w:tr>
      <w:tr w:rsidR="002D4B49" w:rsidTr="00D8005E">
        <w:tc>
          <w:tcPr>
            <w:tcW w:w="2840" w:type="dxa"/>
          </w:tcPr>
          <w:p w:rsidR="002D4B49" w:rsidRPr="00C10094" w:rsidRDefault="002D4B49" w:rsidP="00D8005E">
            <w:pPr>
              <w:spacing w:line="360" w:lineRule="auto"/>
              <w:rPr>
                <w:rFonts w:cs="David"/>
                <w:rtl/>
              </w:rPr>
            </w:pPr>
          </w:p>
        </w:tc>
        <w:tc>
          <w:tcPr>
            <w:tcW w:w="5716" w:type="dxa"/>
          </w:tcPr>
          <w:p w:rsidR="002D4B49" w:rsidRPr="00C10094" w:rsidRDefault="002D4B49" w:rsidP="00D8005E">
            <w:pPr>
              <w:spacing w:line="360" w:lineRule="auto"/>
              <w:rPr>
                <w:rFonts w:cs="David"/>
                <w:rtl/>
              </w:rPr>
            </w:pPr>
            <w:r w:rsidRPr="00C10094">
              <w:rPr>
                <w:rFonts w:cs="David" w:hint="cs"/>
                <w:rtl/>
              </w:rPr>
              <w:t>בדיקות מקרי קצה</w:t>
            </w:r>
          </w:p>
        </w:tc>
      </w:tr>
      <w:tr w:rsidR="002D4B49" w:rsidTr="00D8005E">
        <w:tc>
          <w:tcPr>
            <w:tcW w:w="2840" w:type="dxa"/>
          </w:tcPr>
          <w:p w:rsidR="002D4B49" w:rsidRPr="00C10094" w:rsidRDefault="002D4B49" w:rsidP="00D8005E">
            <w:pPr>
              <w:spacing w:line="360" w:lineRule="auto"/>
              <w:rPr>
                <w:rFonts w:cs="David"/>
                <w:rtl/>
              </w:rPr>
            </w:pPr>
          </w:p>
        </w:tc>
        <w:tc>
          <w:tcPr>
            <w:tcW w:w="5716" w:type="dxa"/>
          </w:tcPr>
          <w:p w:rsidR="002D4B49" w:rsidRPr="00C10094" w:rsidRDefault="002D4B49" w:rsidP="00D8005E">
            <w:pPr>
              <w:spacing w:line="360" w:lineRule="auto"/>
              <w:rPr>
                <w:rFonts w:cs="David"/>
                <w:rtl/>
              </w:rPr>
            </w:pPr>
            <w:r w:rsidRPr="00C10094">
              <w:rPr>
                <w:rFonts w:cs="David" w:hint="cs"/>
                <w:rtl/>
              </w:rPr>
              <w:t>סיום שלב בניית המערכת- דו"ח בנייה</w:t>
            </w:r>
          </w:p>
        </w:tc>
      </w:tr>
      <w:tr w:rsidR="002D4B49" w:rsidTr="00D8005E">
        <w:tc>
          <w:tcPr>
            <w:tcW w:w="2840" w:type="dxa"/>
          </w:tcPr>
          <w:p w:rsidR="002D4B49" w:rsidRPr="00C10094" w:rsidRDefault="002D4B49" w:rsidP="00D8005E">
            <w:pPr>
              <w:spacing w:line="360" w:lineRule="auto"/>
              <w:rPr>
                <w:rFonts w:cs="David"/>
                <w:rtl/>
              </w:rPr>
            </w:pPr>
          </w:p>
        </w:tc>
        <w:tc>
          <w:tcPr>
            <w:tcW w:w="5716" w:type="dxa"/>
          </w:tcPr>
          <w:p w:rsidR="002D4B49" w:rsidRPr="00C10094" w:rsidRDefault="002D4B49" w:rsidP="00D8005E">
            <w:pPr>
              <w:spacing w:line="360" w:lineRule="auto"/>
              <w:rPr>
                <w:rFonts w:cs="David"/>
                <w:rtl/>
              </w:rPr>
            </w:pPr>
            <w:r w:rsidRPr="00C10094">
              <w:rPr>
                <w:rFonts w:cs="David" w:hint="cs"/>
                <w:rtl/>
              </w:rPr>
              <w:t>מסירת הפרויקט</w:t>
            </w:r>
          </w:p>
        </w:tc>
      </w:tr>
    </w:tbl>
    <w:p w:rsidR="00DE0256" w:rsidRDefault="00DE0256" w:rsidP="00DE0256">
      <w:pPr>
        <w:spacing w:line="360" w:lineRule="auto"/>
        <w:rPr>
          <w:rFonts w:cs="David"/>
          <w:b/>
          <w:bCs/>
          <w:sz w:val="28"/>
          <w:szCs w:val="28"/>
          <w:u w:val="single"/>
          <w:rtl/>
        </w:rPr>
      </w:pPr>
    </w:p>
    <w:p w:rsidR="00DE0256" w:rsidRPr="00C10094" w:rsidRDefault="00DE0256" w:rsidP="002540C5">
      <w:pPr>
        <w:pStyle w:val="2"/>
        <w:numPr>
          <w:ilvl w:val="0"/>
          <w:numId w:val="21"/>
        </w:numPr>
        <w:jc w:val="left"/>
        <w:rPr>
          <w:rFonts w:ascii="David" w:hAnsi="David" w:cs="David"/>
          <w:rtl/>
        </w:rPr>
      </w:pPr>
      <w:r w:rsidRPr="00C10094">
        <w:rPr>
          <w:rFonts w:ascii="David" w:hAnsi="David" w:cs="David"/>
          <w:rtl/>
        </w:rPr>
        <w:t>טבלת סיכונים</w:t>
      </w:r>
    </w:p>
    <w:p w:rsidR="002D4B49" w:rsidRPr="00C10094" w:rsidRDefault="002D4B49" w:rsidP="002D4B49">
      <w:pPr>
        <w:jc w:val="left"/>
        <w:rPr>
          <w:rFonts w:ascii="David" w:hAnsi="David" w:cs="David"/>
          <w:rtl/>
        </w:rPr>
      </w:pPr>
      <w:r w:rsidRPr="00C10094">
        <w:rPr>
          <w:rFonts w:ascii="David" w:hAnsi="David" w:cs="David"/>
          <w:rtl/>
        </w:rPr>
        <w:t>דרגת החומרה : 1: לא חמור בכלל, 5: חמור ביותר</w:t>
      </w:r>
    </w:p>
    <w:p w:rsidR="002D4B49" w:rsidRPr="00C10094" w:rsidRDefault="002D4B49" w:rsidP="002D4B49">
      <w:pPr>
        <w:rPr>
          <w:rFonts w:ascii="David" w:hAnsi="David" w:cs="David"/>
          <w:rtl/>
        </w:rPr>
      </w:pPr>
    </w:p>
    <w:tbl>
      <w:tblPr>
        <w:tblStyle w:val="aa"/>
        <w:bidiVisual/>
        <w:tblW w:w="0" w:type="auto"/>
        <w:tblLook w:val="04A0"/>
      </w:tblPr>
      <w:tblGrid>
        <w:gridCol w:w="617"/>
        <w:gridCol w:w="3119"/>
        <w:gridCol w:w="1843"/>
        <w:gridCol w:w="2943"/>
      </w:tblGrid>
      <w:tr w:rsidR="002D4B49" w:rsidRPr="00C10094" w:rsidTr="00D8005E">
        <w:tc>
          <w:tcPr>
            <w:tcW w:w="617" w:type="dxa"/>
          </w:tcPr>
          <w:p w:rsidR="002D4B49" w:rsidRPr="00C10094" w:rsidRDefault="002D4B49" w:rsidP="00D8005E">
            <w:pPr>
              <w:rPr>
                <w:rFonts w:ascii="David" w:hAnsi="David" w:cs="David"/>
                <w:b/>
                <w:bCs/>
                <w:rtl/>
              </w:rPr>
            </w:pPr>
            <w:r w:rsidRPr="00C10094">
              <w:rPr>
                <w:rFonts w:ascii="David" w:hAnsi="David" w:cs="David"/>
                <w:b/>
                <w:bCs/>
                <w:rtl/>
              </w:rPr>
              <w:t>#</w:t>
            </w:r>
          </w:p>
        </w:tc>
        <w:tc>
          <w:tcPr>
            <w:tcW w:w="3119" w:type="dxa"/>
          </w:tcPr>
          <w:p w:rsidR="002D4B49" w:rsidRPr="00C10094" w:rsidRDefault="002D4B49" w:rsidP="00D8005E">
            <w:pPr>
              <w:rPr>
                <w:rFonts w:ascii="David" w:hAnsi="David" w:cs="David"/>
                <w:b/>
                <w:bCs/>
                <w:rtl/>
              </w:rPr>
            </w:pPr>
            <w:r w:rsidRPr="00C10094">
              <w:rPr>
                <w:rFonts w:ascii="David" w:hAnsi="David" w:cs="David"/>
                <w:b/>
                <w:bCs/>
                <w:rtl/>
              </w:rPr>
              <w:t>הסיכון</w:t>
            </w:r>
          </w:p>
        </w:tc>
        <w:tc>
          <w:tcPr>
            <w:tcW w:w="1843" w:type="dxa"/>
          </w:tcPr>
          <w:p w:rsidR="002D4B49" w:rsidRPr="00C10094" w:rsidRDefault="002D4B49" w:rsidP="00D8005E">
            <w:pPr>
              <w:rPr>
                <w:rFonts w:ascii="David" w:hAnsi="David" w:cs="David"/>
                <w:b/>
                <w:bCs/>
                <w:rtl/>
              </w:rPr>
            </w:pPr>
            <w:r w:rsidRPr="00C10094">
              <w:rPr>
                <w:rFonts w:ascii="David" w:hAnsi="David" w:cs="David"/>
                <w:b/>
                <w:bCs/>
                <w:rtl/>
              </w:rPr>
              <w:t>חומרה</w:t>
            </w:r>
          </w:p>
        </w:tc>
        <w:tc>
          <w:tcPr>
            <w:tcW w:w="2943" w:type="dxa"/>
          </w:tcPr>
          <w:p w:rsidR="002D4B49" w:rsidRPr="00C10094" w:rsidRDefault="002D4B49" w:rsidP="00D8005E">
            <w:pPr>
              <w:rPr>
                <w:rFonts w:ascii="David" w:hAnsi="David" w:cs="David"/>
                <w:b/>
                <w:bCs/>
                <w:rtl/>
              </w:rPr>
            </w:pPr>
            <w:r w:rsidRPr="00C10094">
              <w:rPr>
                <w:rFonts w:ascii="David" w:hAnsi="David" w:cs="David"/>
                <w:b/>
                <w:bCs/>
                <w:rtl/>
              </w:rPr>
              <w:t>מענה אפשרי</w:t>
            </w:r>
          </w:p>
        </w:tc>
      </w:tr>
      <w:tr w:rsidR="002D4B49" w:rsidRPr="00C10094" w:rsidTr="00D8005E">
        <w:tc>
          <w:tcPr>
            <w:tcW w:w="617" w:type="dxa"/>
          </w:tcPr>
          <w:p w:rsidR="002D4B49" w:rsidRPr="00C10094" w:rsidRDefault="002D4B49" w:rsidP="00D8005E">
            <w:pPr>
              <w:rPr>
                <w:rFonts w:ascii="David" w:hAnsi="David" w:cs="David"/>
                <w:rtl/>
              </w:rPr>
            </w:pPr>
            <w:r w:rsidRPr="00C10094">
              <w:rPr>
                <w:rFonts w:ascii="David" w:hAnsi="David" w:cs="David"/>
                <w:rtl/>
              </w:rPr>
              <w:t>1</w:t>
            </w:r>
          </w:p>
        </w:tc>
        <w:tc>
          <w:tcPr>
            <w:tcW w:w="3119" w:type="dxa"/>
          </w:tcPr>
          <w:p w:rsidR="002D4B49" w:rsidRPr="00C10094" w:rsidRDefault="002D4B49" w:rsidP="00D8005E">
            <w:pPr>
              <w:rPr>
                <w:rFonts w:ascii="David" w:hAnsi="David" w:cs="David"/>
                <w:rtl/>
              </w:rPr>
            </w:pPr>
            <w:r w:rsidRPr="00C10094">
              <w:rPr>
                <w:rFonts w:ascii="David" w:hAnsi="David" w:cs="David"/>
                <w:rtl/>
              </w:rPr>
              <w:t>אי התאמה של ה</w:t>
            </w:r>
            <w:r w:rsidRPr="00C10094">
              <w:rPr>
                <w:rFonts w:ascii="David" w:hAnsi="David" w:cs="David"/>
              </w:rPr>
              <w:t>youtube api</w:t>
            </w:r>
            <w:r w:rsidRPr="00C10094">
              <w:rPr>
                <w:rFonts w:ascii="David" w:hAnsi="David" w:cs="David"/>
                <w:rtl/>
              </w:rPr>
              <w:t xml:space="preserve"> לצרכי הפרוייקט </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D6F39" w:rsidP="00D8005E">
            <w:pPr>
              <w:rPr>
                <w:rFonts w:ascii="David" w:hAnsi="David" w:cs="David"/>
                <w:rtl/>
              </w:rPr>
            </w:pPr>
            <w:r>
              <w:rPr>
                <w:rFonts w:ascii="David" w:hAnsi="David" w:cs="David" w:hint="cs"/>
                <w:rtl/>
              </w:rPr>
              <w:t>שימוש בפלטפורמה אחרת</w:t>
            </w:r>
          </w:p>
        </w:tc>
      </w:tr>
      <w:tr w:rsidR="002D4B49" w:rsidRPr="00C10094" w:rsidTr="00D8005E">
        <w:tc>
          <w:tcPr>
            <w:tcW w:w="617" w:type="dxa"/>
          </w:tcPr>
          <w:p w:rsidR="002D4B49" w:rsidRPr="00C10094" w:rsidRDefault="002D4B49" w:rsidP="00D8005E">
            <w:pPr>
              <w:rPr>
                <w:rFonts w:ascii="David" w:hAnsi="David" w:cs="David"/>
                <w:rtl/>
              </w:rPr>
            </w:pPr>
            <w:r w:rsidRPr="00C10094">
              <w:rPr>
                <w:rFonts w:ascii="David" w:hAnsi="David" w:cs="David"/>
                <w:rtl/>
              </w:rPr>
              <w:t>2</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אי התאמה של </w:t>
            </w:r>
            <w:r w:rsidRPr="00C10094">
              <w:rPr>
                <w:rFonts w:ascii="David" w:hAnsi="David" w:cs="David"/>
              </w:rPr>
              <w:t>musicbrainz api</w:t>
            </w:r>
            <w:r w:rsidRPr="00C10094">
              <w:rPr>
                <w:rFonts w:ascii="David" w:hAnsi="David" w:cs="David"/>
                <w:rtl/>
              </w:rPr>
              <w:t xml:space="preserve"> לצרכי הפרוייקט</w:t>
            </w:r>
            <w:r w:rsidRPr="00C10094">
              <w:rPr>
                <w:rFonts w:ascii="David" w:hAnsi="David" w:cs="David"/>
              </w:rPr>
              <w:t xml:space="preserve"> </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D6F39" w:rsidP="00D8005E">
            <w:pPr>
              <w:rPr>
                <w:rFonts w:ascii="David" w:hAnsi="David" w:cs="David"/>
                <w:rtl/>
              </w:rPr>
            </w:pPr>
            <w:r>
              <w:rPr>
                <w:rFonts w:ascii="David" w:hAnsi="David" w:cs="David" w:hint="cs"/>
                <w:rtl/>
              </w:rPr>
              <w:t>שימוש בפלטפורמה אחרת</w:t>
            </w:r>
          </w:p>
        </w:tc>
      </w:tr>
      <w:tr w:rsidR="00F17494" w:rsidRPr="00C10094" w:rsidTr="00D8005E">
        <w:tc>
          <w:tcPr>
            <w:tcW w:w="617" w:type="dxa"/>
          </w:tcPr>
          <w:p w:rsidR="00F17494" w:rsidRPr="00C10094" w:rsidRDefault="00435585" w:rsidP="00D8005E">
            <w:pPr>
              <w:rPr>
                <w:rFonts w:ascii="David" w:hAnsi="David" w:cs="David"/>
                <w:rtl/>
              </w:rPr>
            </w:pPr>
            <w:r>
              <w:rPr>
                <w:rFonts w:ascii="David" w:hAnsi="David" w:cs="David" w:hint="cs"/>
                <w:rtl/>
              </w:rPr>
              <w:t>3</w:t>
            </w:r>
          </w:p>
        </w:tc>
        <w:tc>
          <w:tcPr>
            <w:tcW w:w="3119" w:type="dxa"/>
          </w:tcPr>
          <w:p w:rsidR="00F17494" w:rsidRPr="00C10094" w:rsidRDefault="00F17494" w:rsidP="00F17494">
            <w:pPr>
              <w:rPr>
                <w:rFonts w:ascii="David" w:hAnsi="David" w:cs="David"/>
                <w:rtl/>
              </w:rPr>
            </w:pPr>
            <w:r w:rsidRPr="00C10094">
              <w:rPr>
                <w:rFonts w:ascii="David" w:hAnsi="David" w:cs="David"/>
                <w:rtl/>
              </w:rPr>
              <w:t xml:space="preserve">אי התאמה של </w:t>
            </w:r>
            <w:r w:rsidRPr="00C10094">
              <w:rPr>
                <w:rFonts w:ascii="David" w:hAnsi="David" w:cs="David"/>
              </w:rPr>
              <w:t>last.fm api</w:t>
            </w:r>
            <w:r w:rsidRPr="00C10094">
              <w:rPr>
                <w:rFonts w:ascii="David" w:hAnsi="David" w:cs="David"/>
                <w:rtl/>
              </w:rPr>
              <w:t xml:space="preserve"> לצרכי הפרוייקט</w:t>
            </w:r>
          </w:p>
        </w:tc>
        <w:tc>
          <w:tcPr>
            <w:tcW w:w="1843" w:type="dxa"/>
          </w:tcPr>
          <w:p w:rsidR="00F17494" w:rsidRPr="00C10094" w:rsidRDefault="00F17494" w:rsidP="00D8005E">
            <w:pPr>
              <w:rPr>
                <w:rFonts w:ascii="David" w:hAnsi="David" w:cs="David"/>
                <w:rtl/>
              </w:rPr>
            </w:pPr>
            <w:r w:rsidRPr="00C10094">
              <w:rPr>
                <w:rFonts w:ascii="David" w:hAnsi="David" w:cs="David"/>
                <w:rtl/>
              </w:rPr>
              <w:t>1</w:t>
            </w:r>
          </w:p>
        </w:tc>
        <w:tc>
          <w:tcPr>
            <w:tcW w:w="2943" w:type="dxa"/>
          </w:tcPr>
          <w:p w:rsidR="00F17494" w:rsidRPr="00C10094" w:rsidRDefault="00F17494" w:rsidP="00D8005E">
            <w:pPr>
              <w:rPr>
                <w:rFonts w:ascii="David" w:hAnsi="David" w:cs="David"/>
              </w:rPr>
            </w:pPr>
            <w:r w:rsidRPr="00C10094">
              <w:rPr>
                <w:rFonts w:ascii="David" w:hAnsi="David" w:cs="David"/>
                <w:rtl/>
              </w:rPr>
              <w:t>שימוש ב</w:t>
            </w:r>
            <w:r w:rsidRPr="00C10094">
              <w:rPr>
                <w:rFonts w:ascii="David" w:hAnsi="David" w:cs="David"/>
              </w:rPr>
              <w:t>youtube</w:t>
            </w:r>
          </w:p>
        </w:tc>
      </w:tr>
      <w:tr w:rsidR="00F17494" w:rsidRPr="00C10094" w:rsidTr="00D8005E">
        <w:tc>
          <w:tcPr>
            <w:tcW w:w="617" w:type="dxa"/>
          </w:tcPr>
          <w:p w:rsidR="00F17494" w:rsidRPr="00C10094" w:rsidRDefault="00435585" w:rsidP="00D8005E">
            <w:pPr>
              <w:rPr>
                <w:rFonts w:ascii="David" w:hAnsi="David" w:cs="David"/>
                <w:rtl/>
              </w:rPr>
            </w:pPr>
            <w:r>
              <w:rPr>
                <w:rFonts w:ascii="David" w:hAnsi="David" w:cs="David" w:hint="cs"/>
                <w:rtl/>
              </w:rPr>
              <w:t>4</w:t>
            </w:r>
          </w:p>
        </w:tc>
        <w:tc>
          <w:tcPr>
            <w:tcW w:w="3119" w:type="dxa"/>
          </w:tcPr>
          <w:p w:rsidR="00F17494" w:rsidRPr="00C10094" w:rsidRDefault="00F17494" w:rsidP="00F17494">
            <w:pPr>
              <w:rPr>
                <w:rFonts w:ascii="David" w:hAnsi="David" w:cs="David"/>
                <w:rtl/>
              </w:rPr>
            </w:pPr>
            <w:r w:rsidRPr="00C10094">
              <w:rPr>
                <w:rFonts w:ascii="David" w:hAnsi="David" w:cs="David"/>
                <w:rtl/>
              </w:rPr>
              <w:t xml:space="preserve">אי התאמה של </w:t>
            </w:r>
            <w:r w:rsidRPr="00C10094">
              <w:rPr>
                <w:rFonts w:ascii="David" w:hAnsi="David" w:cs="David"/>
              </w:rPr>
              <w:t>discogs api</w:t>
            </w:r>
            <w:r w:rsidRPr="00C10094">
              <w:rPr>
                <w:rFonts w:ascii="David" w:hAnsi="David" w:cs="David"/>
                <w:rtl/>
              </w:rPr>
              <w:t xml:space="preserve"> לצרכי הפרוייקט</w:t>
            </w:r>
          </w:p>
        </w:tc>
        <w:tc>
          <w:tcPr>
            <w:tcW w:w="1843" w:type="dxa"/>
          </w:tcPr>
          <w:p w:rsidR="00F17494" w:rsidRPr="00C10094" w:rsidRDefault="00F17494" w:rsidP="00D8005E">
            <w:pPr>
              <w:rPr>
                <w:rFonts w:ascii="David" w:hAnsi="David" w:cs="David"/>
                <w:rtl/>
              </w:rPr>
            </w:pPr>
            <w:r w:rsidRPr="00C10094">
              <w:rPr>
                <w:rFonts w:ascii="David" w:hAnsi="David" w:cs="David"/>
                <w:rtl/>
              </w:rPr>
              <w:t>1</w:t>
            </w:r>
          </w:p>
        </w:tc>
        <w:tc>
          <w:tcPr>
            <w:tcW w:w="2943" w:type="dxa"/>
          </w:tcPr>
          <w:p w:rsidR="00F17494" w:rsidRPr="00C10094" w:rsidRDefault="00F17494" w:rsidP="00D8005E">
            <w:pPr>
              <w:rPr>
                <w:rFonts w:ascii="David" w:hAnsi="David" w:cs="David"/>
              </w:rPr>
            </w:pPr>
            <w:r w:rsidRPr="00C10094">
              <w:rPr>
                <w:rFonts w:ascii="David" w:hAnsi="David" w:cs="David"/>
                <w:rtl/>
              </w:rPr>
              <w:t>שימוש ב</w:t>
            </w:r>
            <w:r w:rsidRPr="00C10094">
              <w:rPr>
                <w:rFonts w:ascii="David" w:hAnsi="David" w:cs="David"/>
              </w:rPr>
              <w:t>musicbrainz</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5</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בחירת קטגוריות שאלון לא נכונה </w:t>
            </w:r>
          </w:p>
        </w:tc>
        <w:tc>
          <w:tcPr>
            <w:tcW w:w="1843" w:type="dxa"/>
          </w:tcPr>
          <w:p w:rsidR="002D4B49" w:rsidRPr="00C10094" w:rsidRDefault="00D8005E" w:rsidP="00D8005E">
            <w:pPr>
              <w:rPr>
                <w:rFonts w:ascii="David" w:hAnsi="David" w:cs="David"/>
                <w:rtl/>
              </w:rPr>
            </w:pPr>
            <w:r w:rsidRPr="00C10094">
              <w:rPr>
                <w:rFonts w:ascii="David" w:hAnsi="David" w:cs="David"/>
                <w:rtl/>
              </w:rPr>
              <w:t>3</w:t>
            </w:r>
          </w:p>
        </w:tc>
        <w:tc>
          <w:tcPr>
            <w:tcW w:w="2943" w:type="dxa"/>
          </w:tcPr>
          <w:p w:rsidR="002D4B49" w:rsidRPr="00C10094" w:rsidRDefault="00D8005E" w:rsidP="00D8005E">
            <w:pPr>
              <w:rPr>
                <w:rFonts w:ascii="David" w:hAnsi="David" w:cs="David"/>
                <w:rtl/>
              </w:rPr>
            </w:pPr>
            <w:r w:rsidRPr="00C10094">
              <w:rPr>
                <w:rFonts w:ascii="David" w:hAnsi="David" w:cs="David"/>
                <w:rtl/>
              </w:rPr>
              <w:t>שינוי שאילתות ומידע נשלף</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6</w:t>
            </w:r>
          </w:p>
        </w:tc>
        <w:tc>
          <w:tcPr>
            <w:tcW w:w="3119" w:type="dxa"/>
          </w:tcPr>
          <w:p w:rsidR="002D4B49" w:rsidRPr="00C10094" w:rsidRDefault="002D4B49" w:rsidP="00D8005E">
            <w:pPr>
              <w:rPr>
                <w:rFonts w:ascii="David" w:hAnsi="David" w:cs="David"/>
                <w:rtl/>
              </w:rPr>
            </w:pPr>
            <w:r w:rsidRPr="00C10094">
              <w:rPr>
                <w:rFonts w:ascii="David" w:hAnsi="David" w:cs="David"/>
                <w:rtl/>
              </w:rPr>
              <w:t>אי אפשרות של ניגון מ</w:t>
            </w:r>
            <w:r w:rsidRPr="00C10094">
              <w:rPr>
                <w:rFonts w:ascii="David" w:hAnsi="David" w:cs="David"/>
              </w:rPr>
              <w:t>youtube</w:t>
            </w:r>
            <w:r w:rsidRPr="00C10094">
              <w:rPr>
                <w:rFonts w:ascii="David" w:hAnsi="David" w:cs="David"/>
                <w:rtl/>
              </w:rPr>
              <w:t xml:space="preserve"> באתר נפרד </w:t>
            </w:r>
          </w:p>
        </w:tc>
        <w:tc>
          <w:tcPr>
            <w:tcW w:w="1843" w:type="dxa"/>
          </w:tcPr>
          <w:p w:rsidR="002D4B49" w:rsidRPr="00C10094" w:rsidRDefault="00D8005E" w:rsidP="00D8005E">
            <w:pPr>
              <w:rPr>
                <w:rFonts w:ascii="David" w:hAnsi="David" w:cs="David"/>
                <w:rtl/>
              </w:rPr>
            </w:pPr>
            <w:r w:rsidRPr="00C10094">
              <w:rPr>
                <w:rFonts w:ascii="David" w:hAnsi="David" w:cs="David"/>
                <w:rtl/>
              </w:rPr>
              <w:t>4</w:t>
            </w:r>
          </w:p>
        </w:tc>
        <w:tc>
          <w:tcPr>
            <w:tcW w:w="2943" w:type="dxa"/>
          </w:tcPr>
          <w:p w:rsidR="002D4B49" w:rsidRPr="00C10094" w:rsidRDefault="00D8005E" w:rsidP="00D8005E">
            <w:pPr>
              <w:rPr>
                <w:rFonts w:ascii="David" w:hAnsi="David" w:cs="David"/>
                <w:rtl/>
              </w:rPr>
            </w:pPr>
            <w:r w:rsidRPr="00C10094">
              <w:rPr>
                <w:rFonts w:ascii="David" w:hAnsi="David" w:cs="David"/>
                <w:rtl/>
              </w:rPr>
              <w:t>בדיקת זכויות יוצאים</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7</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שמירת </w:t>
            </w:r>
            <w:r w:rsidR="00D8005E" w:rsidRPr="00C10094">
              <w:rPr>
                <w:rFonts w:ascii="David" w:hAnsi="David" w:cs="David"/>
                <w:rtl/>
              </w:rPr>
              <w:t>מסד ה</w:t>
            </w:r>
            <w:r w:rsidRPr="00C10094">
              <w:rPr>
                <w:rFonts w:ascii="David" w:hAnsi="David" w:cs="David"/>
                <w:rtl/>
              </w:rPr>
              <w:t xml:space="preserve">נתונים </w:t>
            </w:r>
            <w:r w:rsidR="00D8005E" w:rsidRPr="00C10094">
              <w:rPr>
                <w:rFonts w:ascii="David" w:hAnsi="David" w:cs="David"/>
                <w:rtl/>
              </w:rPr>
              <w:t xml:space="preserve">על ידי </w:t>
            </w:r>
            <w:r w:rsidRPr="00C10094">
              <w:rPr>
                <w:rFonts w:ascii="David" w:hAnsi="David" w:cs="David"/>
                <w:rtl/>
              </w:rPr>
              <w:t>שרת לא איכות</w:t>
            </w:r>
            <w:r w:rsidR="00D8005E" w:rsidRPr="00C10094">
              <w:rPr>
                <w:rFonts w:ascii="David" w:hAnsi="David" w:cs="David"/>
                <w:rtl/>
              </w:rPr>
              <w:t>י</w:t>
            </w:r>
            <w:r w:rsidRPr="00C10094">
              <w:rPr>
                <w:rFonts w:ascii="David" w:hAnsi="David" w:cs="David"/>
                <w:rtl/>
              </w:rPr>
              <w:t xml:space="preserve"> ולא מהיר </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8005E" w:rsidP="00D8005E">
            <w:pPr>
              <w:rPr>
                <w:rFonts w:ascii="David" w:hAnsi="David" w:cs="David"/>
                <w:rtl/>
              </w:rPr>
            </w:pPr>
            <w:r w:rsidRPr="00C10094">
              <w:rPr>
                <w:rFonts w:ascii="David" w:hAnsi="David" w:cs="David"/>
                <w:rtl/>
              </w:rPr>
              <w:t>החלפת השימוש במונגו לשרת מהיר יותר</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8</w:t>
            </w:r>
          </w:p>
        </w:tc>
        <w:tc>
          <w:tcPr>
            <w:tcW w:w="3119" w:type="dxa"/>
          </w:tcPr>
          <w:p w:rsidR="002D4B49" w:rsidRPr="00C10094" w:rsidRDefault="002D4B49" w:rsidP="00D8005E">
            <w:pPr>
              <w:rPr>
                <w:rFonts w:ascii="David" w:hAnsi="David" w:cs="David"/>
                <w:rtl/>
              </w:rPr>
            </w:pPr>
            <w:r w:rsidRPr="00C10094">
              <w:rPr>
                <w:rFonts w:ascii="David" w:hAnsi="David" w:cs="David"/>
                <w:rtl/>
              </w:rPr>
              <w:t>ממשק לא ידידותי מספיק למשתמש</w:t>
            </w:r>
          </w:p>
        </w:tc>
        <w:tc>
          <w:tcPr>
            <w:tcW w:w="1843" w:type="dxa"/>
          </w:tcPr>
          <w:p w:rsidR="002D4B49" w:rsidRPr="00C10094" w:rsidRDefault="002D4B49" w:rsidP="00D8005E">
            <w:pPr>
              <w:rPr>
                <w:rFonts w:ascii="David" w:hAnsi="David" w:cs="David"/>
                <w:rtl/>
              </w:rPr>
            </w:pPr>
            <w:r w:rsidRPr="00C10094">
              <w:rPr>
                <w:rFonts w:ascii="David" w:hAnsi="David" w:cs="David"/>
                <w:rtl/>
              </w:rPr>
              <w:t>3</w:t>
            </w:r>
          </w:p>
        </w:tc>
        <w:tc>
          <w:tcPr>
            <w:tcW w:w="2943" w:type="dxa"/>
          </w:tcPr>
          <w:p w:rsidR="002D4B49" w:rsidRPr="00C10094" w:rsidRDefault="00D8005E" w:rsidP="00D8005E">
            <w:pPr>
              <w:rPr>
                <w:rFonts w:ascii="David" w:hAnsi="David" w:cs="David"/>
                <w:rtl/>
              </w:rPr>
            </w:pPr>
            <w:r w:rsidRPr="00C10094">
              <w:rPr>
                <w:rFonts w:ascii="David" w:hAnsi="David" w:cs="David"/>
                <w:rtl/>
              </w:rPr>
              <w:t>שינוי תצוגה והתאמה</w:t>
            </w:r>
          </w:p>
        </w:tc>
      </w:tr>
      <w:tr w:rsidR="002D4B49" w:rsidRPr="00C10094" w:rsidTr="00D8005E">
        <w:trPr>
          <w:trHeight w:val="281"/>
        </w:trPr>
        <w:tc>
          <w:tcPr>
            <w:tcW w:w="617" w:type="dxa"/>
          </w:tcPr>
          <w:p w:rsidR="002D4B49" w:rsidRPr="00C10094" w:rsidRDefault="00435585" w:rsidP="00D8005E">
            <w:pPr>
              <w:rPr>
                <w:rFonts w:ascii="David" w:hAnsi="David" w:cs="David"/>
                <w:rtl/>
              </w:rPr>
            </w:pPr>
            <w:r>
              <w:rPr>
                <w:rFonts w:ascii="David" w:hAnsi="David" w:cs="David" w:hint="cs"/>
                <w:rtl/>
              </w:rPr>
              <w:t>9</w:t>
            </w:r>
          </w:p>
        </w:tc>
        <w:tc>
          <w:tcPr>
            <w:tcW w:w="3119" w:type="dxa"/>
          </w:tcPr>
          <w:p w:rsidR="002D4B49" w:rsidRPr="00C10094" w:rsidRDefault="002D4B49" w:rsidP="00D8005E">
            <w:pPr>
              <w:rPr>
                <w:rFonts w:ascii="David" w:hAnsi="David" w:cs="David"/>
                <w:rtl/>
              </w:rPr>
            </w:pPr>
            <w:r w:rsidRPr="00C10094">
              <w:rPr>
                <w:rFonts w:ascii="David" w:hAnsi="David" w:cs="David"/>
                <w:rtl/>
              </w:rPr>
              <w:t>אי מציאת מדיה</w:t>
            </w:r>
            <w:r w:rsidR="00D8005E" w:rsidRPr="00C10094">
              <w:rPr>
                <w:rFonts w:ascii="David" w:hAnsi="David" w:cs="David"/>
                <w:rtl/>
              </w:rPr>
              <w:t xml:space="preserve"> להשמעה</w:t>
            </w:r>
            <w:r w:rsidRPr="00C10094">
              <w:rPr>
                <w:rFonts w:ascii="David" w:hAnsi="David" w:cs="David"/>
                <w:rtl/>
              </w:rPr>
              <w:t xml:space="preserve"> המתאימה לנתונים</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8005E" w:rsidP="00D8005E">
            <w:pPr>
              <w:rPr>
                <w:rFonts w:ascii="David" w:hAnsi="David" w:cs="David"/>
                <w:rtl/>
              </w:rPr>
            </w:pPr>
            <w:r w:rsidRPr="00C10094">
              <w:rPr>
                <w:rFonts w:ascii="David" w:hAnsi="David" w:cs="David"/>
                <w:rtl/>
              </w:rPr>
              <w:t>אי הכנסה של השיר למסד הנתונים</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10</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אלגוריתם שליפה איטי </w:t>
            </w:r>
          </w:p>
        </w:tc>
        <w:tc>
          <w:tcPr>
            <w:tcW w:w="1843" w:type="dxa"/>
          </w:tcPr>
          <w:p w:rsidR="002D4B49" w:rsidRPr="00C10094" w:rsidRDefault="002D4B49" w:rsidP="00D8005E">
            <w:pPr>
              <w:rPr>
                <w:rFonts w:ascii="David" w:hAnsi="David" w:cs="David"/>
                <w:rtl/>
              </w:rPr>
            </w:pPr>
            <w:r w:rsidRPr="00C10094">
              <w:rPr>
                <w:rFonts w:ascii="David" w:hAnsi="David" w:cs="David"/>
                <w:rtl/>
              </w:rPr>
              <w:t>4</w:t>
            </w:r>
          </w:p>
        </w:tc>
        <w:tc>
          <w:tcPr>
            <w:tcW w:w="2943" w:type="dxa"/>
          </w:tcPr>
          <w:p w:rsidR="002D4B49" w:rsidRPr="00C10094" w:rsidRDefault="00D8005E" w:rsidP="00D8005E">
            <w:pPr>
              <w:rPr>
                <w:rFonts w:ascii="David" w:hAnsi="David" w:cs="David"/>
                <w:rtl/>
              </w:rPr>
            </w:pPr>
            <w:r w:rsidRPr="00C10094">
              <w:rPr>
                <w:rFonts w:ascii="David" w:hAnsi="David" w:cs="David"/>
                <w:rtl/>
              </w:rPr>
              <w:t>החלפה לאלגוריתם מהיר יותר</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11</w:t>
            </w:r>
          </w:p>
        </w:tc>
        <w:tc>
          <w:tcPr>
            <w:tcW w:w="3119" w:type="dxa"/>
          </w:tcPr>
          <w:p w:rsidR="002D4B49" w:rsidRPr="00C10094" w:rsidRDefault="002D4B49" w:rsidP="00D8005E">
            <w:pPr>
              <w:rPr>
                <w:rFonts w:ascii="David" w:hAnsi="David" w:cs="David"/>
                <w:rtl/>
              </w:rPr>
            </w:pPr>
            <w:r w:rsidRPr="00C10094">
              <w:rPr>
                <w:rFonts w:ascii="David" w:hAnsi="David" w:cs="David"/>
                <w:rtl/>
              </w:rPr>
              <w:t>למידת הטכנולוגיות ב</w:t>
            </w:r>
            <w:r w:rsidRPr="00C10094">
              <w:rPr>
                <w:rFonts w:ascii="David" w:hAnsi="David" w:cs="David"/>
              </w:rPr>
              <w:t>api</w:t>
            </w:r>
            <w:r w:rsidRPr="00C10094">
              <w:rPr>
                <w:rFonts w:ascii="David" w:hAnsi="David" w:cs="David"/>
                <w:rtl/>
              </w:rPr>
              <w:t xml:space="preserve"> ושליפת המידע </w:t>
            </w:r>
          </w:p>
        </w:tc>
        <w:tc>
          <w:tcPr>
            <w:tcW w:w="1843" w:type="dxa"/>
          </w:tcPr>
          <w:p w:rsidR="002D4B49" w:rsidRPr="00C10094" w:rsidRDefault="002D4B49" w:rsidP="00D8005E">
            <w:pPr>
              <w:rPr>
                <w:rFonts w:ascii="David" w:hAnsi="David" w:cs="David"/>
                <w:rtl/>
              </w:rPr>
            </w:pPr>
            <w:r w:rsidRPr="00C10094">
              <w:rPr>
                <w:rFonts w:ascii="David" w:hAnsi="David" w:cs="David"/>
                <w:rtl/>
              </w:rPr>
              <w:t>2</w:t>
            </w:r>
          </w:p>
        </w:tc>
        <w:tc>
          <w:tcPr>
            <w:tcW w:w="2943" w:type="dxa"/>
          </w:tcPr>
          <w:p w:rsidR="002D4B49" w:rsidRPr="00C10094" w:rsidRDefault="00D8005E" w:rsidP="00D8005E">
            <w:pPr>
              <w:rPr>
                <w:rFonts w:ascii="David" w:hAnsi="David" w:cs="David"/>
                <w:rtl/>
              </w:rPr>
            </w:pPr>
            <w:r w:rsidRPr="00C10094">
              <w:rPr>
                <w:rFonts w:ascii="David" w:hAnsi="David" w:cs="David"/>
                <w:rtl/>
              </w:rPr>
              <w:t>מחקר רציני בנושא</w:t>
            </w:r>
          </w:p>
        </w:tc>
      </w:tr>
      <w:tr w:rsidR="002D4B49" w:rsidRPr="00C10094" w:rsidTr="00D8005E">
        <w:trPr>
          <w:trHeight w:val="295"/>
        </w:trPr>
        <w:tc>
          <w:tcPr>
            <w:tcW w:w="617" w:type="dxa"/>
          </w:tcPr>
          <w:p w:rsidR="002D4B49" w:rsidRPr="00C10094" w:rsidRDefault="00435585" w:rsidP="00D8005E">
            <w:pPr>
              <w:rPr>
                <w:rFonts w:ascii="David" w:hAnsi="David" w:cs="David"/>
                <w:rtl/>
              </w:rPr>
            </w:pPr>
            <w:r>
              <w:rPr>
                <w:rFonts w:ascii="David" w:hAnsi="David" w:cs="David" w:hint="cs"/>
                <w:rtl/>
              </w:rPr>
              <w:t>12</w:t>
            </w:r>
          </w:p>
        </w:tc>
        <w:tc>
          <w:tcPr>
            <w:tcW w:w="3119" w:type="dxa"/>
          </w:tcPr>
          <w:p w:rsidR="002D4B49" w:rsidRPr="00C10094" w:rsidRDefault="002D4B49" w:rsidP="00D8005E">
            <w:pPr>
              <w:rPr>
                <w:rFonts w:ascii="David" w:hAnsi="David" w:cs="David"/>
                <w:rtl/>
              </w:rPr>
            </w:pPr>
            <w:r w:rsidRPr="00C10094">
              <w:rPr>
                <w:rFonts w:ascii="David" w:hAnsi="David" w:cs="David"/>
                <w:rtl/>
              </w:rPr>
              <w:t>עדכון גרסה לאחד מסוגי ה</w:t>
            </w:r>
            <w:r w:rsidRPr="00C10094">
              <w:rPr>
                <w:rFonts w:ascii="David" w:hAnsi="David" w:cs="David"/>
              </w:rPr>
              <w:t>api</w:t>
            </w:r>
            <w:r w:rsidRPr="00C10094">
              <w:rPr>
                <w:rFonts w:ascii="David" w:hAnsi="David" w:cs="David"/>
                <w:rtl/>
              </w:rPr>
              <w:t xml:space="preserve"> </w:t>
            </w:r>
          </w:p>
        </w:tc>
        <w:tc>
          <w:tcPr>
            <w:tcW w:w="1843" w:type="dxa"/>
          </w:tcPr>
          <w:p w:rsidR="002D4B49" w:rsidRPr="00C10094" w:rsidRDefault="002D4B49" w:rsidP="00D8005E">
            <w:pPr>
              <w:rPr>
                <w:rFonts w:ascii="David" w:hAnsi="David" w:cs="David"/>
                <w:rtl/>
              </w:rPr>
            </w:pPr>
            <w:r w:rsidRPr="00C10094">
              <w:rPr>
                <w:rFonts w:ascii="David" w:hAnsi="David" w:cs="David"/>
                <w:rtl/>
              </w:rPr>
              <w:t>1</w:t>
            </w:r>
          </w:p>
        </w:tc>
        <w:tc>
          <w:tcPr>
            <w:tcW w:w="2943" w:type="dxa"/>
          </w:tcPr>
          <w:p w:rsidR="002D4B49" w:rsidRPr="00C10094" w:rsidRDefault="00D8005E" w:rsidP="00D8005E">
            <w:pPr>
              <w:rPr>
                <w:rFonts w:ascii="David" w:hAnsi="David" w:cs="David"/>
                <w:rtl/>
              </w:rPr>
            </w:pPr>
            <w:r w:rsidRPr="00C10094">
              <w:rPr>
                <w:rFonts w:ascii="David" w:hAnsi="David" w:cs="David"/>
                <w:rtl/>
              </w:rPr>
              <w:t>התאמת השאילתות לגירסה החדשה</w:t>
            </w:r>
          </w:p>
        </w:tc>
      </w:tr>
      <w:tr w:rsidR="002D4B49" w:rsidRPr="00C10094" w:rsidTr="00D8005E">
        <w:trPr>
          <w:trHeight w:val="280"/>
        </w:trPr>
        <w:tc>
          <w:tcPr>
            <w:tcW w:w="617" w:type="dxa"/>
          </w:tcPr>
          <w:p w:rsidR="002D4B49" w:rsidRPr="00C10094" w:rsidRDefault="00435585" w:rsidP="00D8005E">
            <w:pPr>
              <w:rPr>
                <w:rFonts w:ascii="David" w:hAnsi="David" w:cs="David"/>
                <w:rtl/>
              </w:rPr>
            </w:pPr>
            <w:r>
              <w:rPr>
                <w:rFonts w:ascii="David" w:hAnsi="David" w:cs="David" w:hint="cs"/>
                <w:rtl/>
              </w:rPr>
              <w:t>13</w:t>
            </w:r>
          </w:p>
        </w:tc>
        <w:tc>
          <w:tcPr>
            <w:tcW w:w="3119" w:type="dxa"/>
          </w:tcPr>
          <w:p w:rsidR="002D4B49" w:rsidRPr="00C10094" w:rsidRDefault="002D4B49" w:rsidP="00D8005E">
            <w:pPr>
              <w:rPr>
                <w:rFonts w:ascii="David" w:hAnsi="David" w:cs="David"/>
              </w:rPr>
            </w:pPr>
            <w:r w:rsidRPr="00C10094">
              <w:rPr>
                <w:rFonts w:ascii="David" w:hAnsi="David" w:cs="David"/>
                <w:rtl/>
              </w:rPr>
              <w:t>אינדקס שירים לא מעודכן ב</w:t>
            </w:r>
            <w:r w:rsidRPr="00C10094">
              <w:rPr>
                <w:rFonts w:ascii="David" w:hAnsi="David" w:cs="David"/>
              </w:rPr>
              <w:t>last.fm</w:t>
            </w:r>
          </w:p>
        </w:tc>
        <w:tc>
          <w:tcPr>
            <w:tcW w:w="1843" w:type="dxa"/>
          </w:tcPr>
          <w:p w:rsidR="002D4B49" w:rsidRPr="00C10094" w:rsidRDefault="00D8005E" w:rsidP="00D8005E">
            <w:pPr>
              <w:rPr>
                <w:rFonts w:ascii="David" w:hAnsi="David" w:cs="David"/>
                <w:rtl/>
              </w:rPr>
            </w:pPr>
            <w:r w:rsidRPr="00C10094">
              <w:rPr>
                <w:rFonts w:ascii="David" w:hAnsi="David" w:cs="David"/>
                <w:rtl/>
              </w:rPr>
              <w:t>2</w:t>
            </w:r>
          </w:p>
        </w:tc>
        <w:tc>
          <w:tcPr>
            <w:tcW w:w="2943" w:type="dxa"/>
          </w:tcPr>
          <w:p w:rsidR="002D4B49" w:rsidRPr="00C10094" w:rsidRDefault="00D8005E" w:rsidP="00D8005E">
            <w:pPr>
              <w:rPr>
                <w:rFonts w:ascii="David" w:hAnsi="David" w:cs="David"/>
              </w:rPr>
            </w:pPr>
            <w:r w:rsidRPr="00C10094">
              <w:rPr>
                <w:rFonts w:ascii="David" w:hAnsi="David" w:cs="David"/>
                <w:rtl/>
              </w:rPr>
              <w:t>שימוש ב</w:t>
            </w:r>
            <w:r w:rsidRPr="00C10094">
              <w:rPr>
                <w:rFonts w:ascii="David" w:hAnsi="David" w:cs="David"/>
              </w:rPr>
              <w:t>youtube</w:t>
            </w:r>
          </w:p>
        </w:tc>
      </w:tr>
      <w:tr w:rsidR="002D4B49" w:rsidRPr="00C10094" w:rsidTr="00D8005E">
        <w:trPr>
          <w:trHeight w:val="309"/>
        </w:trPr>
        <w:tc>
          <w:tcPr>
            <w:tcW w:w="617" w:type="dxa"/>
          </w:tcPr>
          <w:p w:rsidR="002D4B49" w:rsidRPr="00C10094" w:rsidRDefault="00435585" w:rsidP="00D8005E">
            <w:pPr>
              <w:rPr>
                <w:rFonts w:ascii="David" w:hAnsi="David" w:cs="David"/>
                <w:rtl/>
              </w:rPr>
            </w:pPr>
            <w:r>
              <w:rPr>
                <w:rFonts w:ascii="David" w:hAnsi="David" w:cs="David" w:hint="cs"/>
                <w:rtl/>
              </w:rPr>
              <w:t>14</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אי מציאת מאגר המתאים לנתוני המשתמש </w:t>
            </w:r>
          </w:p>
        </w:tc>
        <w:tc>
          <w:tcPr>
            <w:tcW w:w="1843" w:type="dxa"/>
          </w:tcPr>
          <w:p w:rsidR="002D4B49" w:rsidRPr="00C10094" w:rsidRDefault="002D4B49" w:rsidP="00D8005E">
            <w:pPr>
              <w:rPr>
                <w:rFonts w:ascii="David" w:hAnsi="David" w:cs="David"/>
                <w:rtl/>
              </w:rPr>
            </w:pPr>
            <w:r w:rsidRPr="00C10094">
              <w:rPr>
                <w:rFonts w:ascii="David" w:hAnsi="David" w:cs="David"/>
                <w:rtl/>
              </w:rPr>
              <w:t>4</w:t>
            </w:r>
          </w:p>
        </w:tc>
        <w:tc>
          <w:tcPr>
            <w:tcW w:w="2943" w:type="dxa"/>
          </w:tcPr>
          <w:p w:rsidR="002D4B49" w:rsidRPr="00C10094" w:rsidRDefault="00D8005E" w:rsidP="00D8005E">
            <w:pPr>
              <w:rPr>
                <w:rFonts w:ascii="David" w:hAnsi="David" w:cs="David"/>
                <w:rtl/>
              </w:rPr>
            </w:pPr>
            <w:r w:rsidRPr="00C10094">
              <w:rPr>
                <w:rFonts w:ascii="David" w:hAnsi="David" w:cs="David"/>
                <w:rtl/>
              </w:rPr>
              <w:t>ניסיון חיפוש לפי מדינה קרובה או גיל קרוב אחר</w:t>
            </w:r>
          </w:p>
        </w:tc>
      </w:tr>
      <w:tr w:rsidR="002D4B49" w:rsidRPr="00C10094" w:rsidTr="00D8005E">
        <w:trPr>
          <w:trHeight w:val="295"/>
        </w:trPr>
        <w:tc>
          <w:tcPr>
            <w:tcW w:w="617" w:type="dxa"/>
          </w:tcPr>
          <w:p w:rsidR="002D4B49" w:rsidRPr="00C10094" w:rsidRDefault="00435585" w:rsidP="00D8005E">
            <w:pPr>
              <w:rPr>
                <w:rFonts w:ascii="David" w:hAnsi="David" w:cs="David"/>
                <w:rtl/>
              </w:rPr>
            </w:pPr>
            <w:r>
              <w:rPr>
                <w:rFonts w:ascii="David" w:hAnsi="David" w:cs="David" w:hint="cs"/>
                <w:rtl/>
              </w:rPr>
              <w:t>15</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שינוי אופי שימוש התוכנה ומטרתה </w:t>
            </w:r>
          </w:p>
        </w:tc>
        <w:tc>
          <w:tcPr>
            <w:tcW w:w="1843" w:type="dxa"/>
          </w:tcPr>
          <w:p w:rsidR="002D4B49" w:rsidRPr="00C10094" w:rsidRDefault="002D4B49" w:rsidP="00D8005E">
            <w:pPr>
              <w:rPr>
                <w:rFonts w:ascii="David" w:hAnsi="David" w:cs="David"/>
                <w:rtl/>
              </w:rPr>
            </w:pPr>
            <w:r w:rsidRPr="00C10094">
              <w:rPr>
                <w:rFonts w:ascii="David" w:hAnsi="David" w:cs="David"/>
                <w:rtl/>
              </w:rPr>
              <w:t xml:space="preserve">1 </w:t>
            </w:r>
          </w:p>
        </w:tc>
        <w:tc>
          <w:tcPr>
            <w:tcW w:w="2943" w:type="dxa"/>
          </w:tcPr>
          <w:p w:rsidR="002D4B49" w:rsidRPr="00C10094" w:rsidRDefault="00D8005E" w:rsidP="00D8005E">
            <w:pPr>
              <w:rPr>
                <w:rFonts w:ascii="David" w:hAnsi="David" w:cs="David"/>
                <w:rtl/>
              </w:rPr>
            </w:pPr>
            <w:r w:rsidRPr="00C10094">
              <w:rPr>
                <w:rFonts w:ascii="David" w:hAnsi="David" w:cs="David"/>
                <w:rtl/>
              </w:rPr>
              <w:t>התאמתו מחדש למטרתו החדשה</w:t>
            </w:r>
          </w:p>
        </w:tc>
      </w:tr>
      <w:tr w:rsidR="00D8005E" w:rsidRPr="00C10094" w:rsidTr="009E3C38">
        <w:trPr>
          <w:trHeight w:val="314"/>
        </w:trPr>
        <w:tc>
          <w:tcPr>
            <w:tcW w:w="617" w:type="dxa"/>
          </w:tcPr>
          <w:p w:rsidR="00D8005E" w:rsidRPr="00C10094" w:rsidRDefault="00435585" w:rsidP="00D8005E">
            <w:pPr>
              <w:rPr>
                <w:rFonts w:ascii="David" w:hAnsi="David" w:cs="David"/>
                <w:rtl/>
              </w:rPr>
            </w:pPr>
            <w:r>
              <w:rPr>
                <w:rFonts w:ascii="David" w:hAnsi="David" w:cs="David" w:hint="cs"/>
                <w:rtl/>
              </w:rPr>
              <w:t>16</w:t>
            </w:r>
          </w:p>
        </w:tc>
        <w:tc>
          <w:tcPr>
            <w:tcW w:w="3119" w:type="dxa"/>
          </w:tcPr>
          <w:p w:rsidR="00D8005E" w:rsidRPr="00C10094" w:rsidRDefault="00435585" w:rsidP="00D8005E">
            <w:pPr>
              <w:rPr>
                <w:rFonts w:ascii="David" w:hAnsi="David" w:cs="David"/>
                <w:rtl/>
              </w:rPr>
            </w:pPr>
            <w:r w:rsidRPr="00435585">
              <w:rPr>
                <w:rFonts w:ascii="David" w:hAnsi="David" w:cs="David"/>
                <w:rtl/>
              </w:rPr>
              <w:t>נפילה של מיוזיקברינז, יוטיוב</w:t>
            </w:r>
          </w:p>
        </w:tc>
        <w:tc>
          <w:tcPr>
            <w:tcW w:w="1843" w:type="dxa"/>
          </w:tcPr>
          <w:p w:rsidR="00D8005E" w:rsidRPr="00C10094" w:rsidRDefault="00435585" w:rsidP="00D8005E">
            <w:pPr>
              <w:rPr>
                <w:rFonts w:ascii="David" w:hAnsi="David" w:cs="David"/>
                <w:rtl/>
              </w:rPr>
            </w:pPr>
            <w:r>
              <w:rPr>
                <w:rFonts w:ascii="David" w:hAnsi="David" w:cs="David" w:hint="cs"/>
                <w:rtl/>
              </w:rPr>
              <w:t>5</w:t>
            </w:r>
          </w:p>
        </w:tc>
        <w:tc>
          <w:tcPr>
            <w:tcW w:w="2943" w:type="dxa"/>
          </w:tcPr>
          <w:p w:rsidR="00D8005E" w:rsidRPr="00C10094" w:rsidRDefault="00435585" w:rsidP="00D8005E">
            <w:pPr>
              <w:rPr>
                <w:rFonts w:ascii="David" w:hAnsi="David" w:cs="David"/>
                <w:rtl/>
              </w:rPr>
            </w:pPr>
            <w:r>
              <w:rPr>
                <w:rFonts w:ascii="David" w:hAnsi="David" w:cs="David" w:hint="cs"/>
                <w:rtl/>
              </w:rPr>
              <w:t>שימוש בפלטפורמה אחרת</w:t>
            </w:r>
          </w:p>
        </w:tc>
      </w:tr>
      <w:tr w:rsidR="00435585" w:rsidRPr="00C10094" w:rsidTr="009E3C38">
        <w:trPr>
          <w:trHeight w:val="314"/>
        </w:trPr>
        <w:tc>
          <w:tcPr>
            <w:tcW w:w="617" w:type="dxa"/>
          </w:tcPr>
          <w:p w:rsidR="00435585" w:rsidRPr="00C10094" w:rsidRDefault="00435585" w:rsidP="00D8005E">
            <w:pPr>
              <w:rPr>
                <w:rFonts w:ascii="David" w:hAnsi="David" w:cs="David"/>
                <w:rtl/>
              </w:rPr>
            </w:pPr>
            <w:r>
              <w:rPr>
                <w:rFonts w:ascii="David" w:hAnsi="David" w:cs="David" w:hint="cs"/>
                <w:rtl/>
              </w:rPr>
              <w:t>17</w:t>
            </w:r>
          </w:p>
        </w:tc>
        <w:tc>
          <w:tcPr>
            <w:tcW w:w="3119" w:type="dxa"/>
          </w:tcPr>
          <w:p w:rsidR="00435585" w:rsidRPr="00C10094" w:rsidRDefault="00435585" w:rsidP="00435585">
            <w:pPr>
              <w:rPr>
                <w:rFonts w:ascii="David" w:hAnsi="David" w:cs="David"/>
                <w:rtl/>
              </w:rPr>
            </w:pPr>
            <w:r w:rsidRPr="00435585">
              <w:rPr>
                <w:rFonts w:ascii="David" w:hAnsi="David" w:cs="David"/>
                <w:rtl/>
              </w:rPr>
              <w:t xml:space="preserve">שרת </w:t>
            </w:r>
            <w:r>
              <w:rPr>
                <w:rFonts w:ascii="David" w:hAnsi="David" w:cs="David"/>
              </w:rPr>
              <w:t>node.js</w:t>
            </w:r>
            <w:r w:rsidRPr="00435585">
              <w:rPr>
                <w:rFonts w:ascii="David" w:hAnsi="David" w:cs="David"/>
                <w:rtl/>
              </w:rPr>
              <w:t xml:space="preserve"> לא מצליח לעלות(פורט)</w:t>
            </w:r>
          </w:p>
        </w:tc>
        <w:tc>
          <w:tcPr>
            <w:tcW w:w="1843" w:type="dxa"/>
          </w:tcPr>
          <w:p w:rsidR="00435585" w:rsidRPr="00C10094" w:rsidRDefault="00435585" w:rsidP="00D8005E">
            <w:pPr>
              <w:rPr>
                <w:rFonts w:ascii="David" w:hAnsi="David" w:cs="David" w:hint="cs"/>
                <w:rtl/>
              </w:rPr>
            </w:pPr>
            <w:r>
              <w:rPr>
                <w:rFonts w:ascii="David" w:hAnsi="David" w:cs="David" w:hint="cs"/>
                <w:rtl/>
              </w:rPr>
              <w:t>3</w:t>
            </w:r>
          </w:p>
        </w:tc>
        <w:tc>
          <w:tcPr>
            <w:tcW w:w="2943" w:type="dxa"/>
          </w:tcPr>
          <w:p w:rsidR="00435585" w:rsidRPr="00C10094" w:rsidRDefault="00435585" w:rsidP="00D8005E">
            <w:pPr>
              <w:rPr>
                <w:rFonts w:ascii="David" w:hAnsi="David" w:cs="David"/>
                <w:rtl/>
              </w:rPr>
            </w:pPr>
            <w:r>
              <w:rPr>
                <w:rFonts w:ascii="David" w:hAnsi="David" w:cs="David" w:hint="cs"/>
                <w:rtl/>
              </w:rPr>
              <w:t>בדיקה שהחיבור אכן הצליח, אחרת נצא בהודעת שגיאה</w:t>
            </w:r>
          </w:p>
        </w:tc>
      </w:tr>
      <w:tr w:rsidR="00435585" w:rsidRPr="00C10094" w:rsidTr="009E3C38">
        <w:trPr>
          <w:trHeight w:val="314"/>
        </w:trPr>
        <w:tc>
          <w:tcPr>
            <w:tcW w:w="617" w:type="dxa"/>
          </w:tcPr>
          <w:p w:rsidR="00435585" w:rsidRDefault="00435585" w:rsidP="00D8005E">
            <w:pPr>
              <w:rPr>
                <w:rFonts w:ascii="David" w:hAnsi="David" w:cs="David" w:hint="cs"/>
                <w:rtl/>
              </w:rPr>
            </w:pPr>
            <w:r>
              <w:rPr>
                <w:rFonts w:ascii="David" w:hAnsi="David" w:cs="David" w:hint="cs"/>
                <w:rtl/>
              </w:rPr>
              <w:t>18</w:t>
            </w:r>
          </w:p>
        </w:tc>
        <w:tc>
          <w:tcPr>
            <w:tcW w:w="3119" w:type="dxa"/>
          </w:tcPr>
          <w:p w:rsidR="00435585" w:rsidRPr="00435585" w:rsidRDefault="00435585" w:rsidP="00435585">
            <w:pPr>
              <w:rPr>
                <w:rFonts w:ascii="David" w:hAnsi="David" w:cs="David"/>
                <w:rtl/>
              </w:rPr>
            </w:pPr>
            <w:r w:rsidRPr="00435585">
              <w:rPr>
                <w:rFonts w:ascii="David" w:hAnsi="David" w:cs="David"/>
                <w:rtl/>
              </w:rPr>
              <w:t>קבלת הנתונים מ</w:t>
            </w:r>
            <w:r>
              <w:rPr>
                <w:rFonts w:ascii="David" w:hAnsi="David" w:cs="David"/>
              </w:rPr>
              <w:t>MusicBrainz</w:t>
            </w:r>
            <w:r w:rsidRPr="00435585">
              <w:rPr>
                <w:rFonts w:ascii="David" w:hAnsi="David" w:cs="David"/>
                <w:rtl/>
              </w:rPr>
              <w:t xml:space="preserve"> ארוכה מדיי</w:t>
            </w:r>
          </w:p>
        </w:tc>
        <w:tc>
          <w:tcPr>
            <w:tcW w:w="1843" w:type="dxa"/>
          </w:tcPr>
          <w:p w:rsidR="00435585" w:rsidRDefault="00435585" w:rsidP="00D8005E">
            <w:pPr>
              <w:rPr>
                <w:rFonts w:ascii="David" w:hAnsi="David" w:cs="David" w:hint="cs"/>
                <w:rtl/>
              </w:rPr>
            </w:pPr>
            <w:r>
              <w:rPr>
                <w:rFonts w:ascii="David" w:hAnsi="David" w:cs="David" w:hint="cs"/>
                <w:rtl/>
              </w:rPr>
              <w:t>4</w:t>
            </w:r>
          </w:p>
        </w:tc>
        <w:tc>
          <w:tcPr>
            <w:tcW w:w="2943" w:type="dxa"/>
          </w:tcPr>
          <w:p w:rsidR="00435585" w:rsidRDefault="00435585" w:rsidP="00D8005E">
            <w:pPr>
              <w:rPr>
                <w:rFonts w:ascii="David" w:hAnsi="David" w:cs="David" w:hint="cs"/>
                <w:rtl/>
              </w:rPr>
            </w:pPr>
            <w:r>
              <w:rPr>
                <w:rFonts w:ascii="David" w:hAnsi="David" w:cs="David" w:hint="cs"/>
                <w:rtl/>
              </w:rPr>
              <w:t>נחשוב לבצע את קבלת הנתונים מראש, או דרך אחרת יעילה יותר</w:t>
            </w:r>
          </w:p>
        </w:tc>
      </w:tr>
      <w:tr w:rsidR="00435585" w:rsidRPr="00C10094" w:rsidTr="009E3C38">
        <w:trPr>
          <w:trHeight w:val="314"/>
        </w:trPr>
        <w:tc>
          <w:tcPr>
            <w:tcW w:w="617" w:type="dxa"/>
          </w:tcPr>
          <w:p w:rsidR="00435585" w:rsidRDefault="00435585" w:rsidP="00D8005E">
            <w:pPr>
              <w:rPr>
                <w:rFonts w:ascii="David" w:hAnsi="David" w:cs="David" w:hint="cs"/>
                <w:rtl/>
              </w:rPr>
            </w:pPr>
            <w:r>
              <w:rPr>
                <w:rFonts w:ascii="David" w:hAnsi="David" w:cs="David" w:hint="cs"/>
                <w:rtl/>
              </w:rPr>
              <w:t>19</w:t>
            </w:r>
          </w:p>
        </w:tc>
        <w:tc>
          <w:tcPr>
            <w:tcW w:w="3119" w:type="dxa"/>
          </w:tcPr>
          <w:p w:rsidR="00435585" w:rsidRPr="00435585" w:rsidRDefault="00435585" w:rsidP="00435585">
            <w:pPr>
              <w:rPr>
                <w:rFonts w:ascii="David" w:hAnsi="David" w:cs="David"/>
                <w:rtl/>
              </w:rPr>
            </w:pPr>
            <w:r w:rsidRPr="00435585">
              <w:rPr>
                <w:rFonts w:ascii="David" w:hAnsi="David" w:cs="David"/>
                <w:rtl/>
              </w:rPr>
              <w:t>שהלינקים</w:t>
            </w:r>
            <w:r>
              <w:rPr>
                <w:rFonts w:ascii="David" w:hAnsi="David" w:cs="David" w:hint="cs"/>
                <w:rtl/>
              </w:rPr>
              <w:t xml:space="preserve"> מ</w:t>
            </w:r>
            <w:r>
              <w:rPr>
                <w:rFonts w:ascii="David" w:hAnsi="David" w:cs="David"/>
              </w:rPr>
              <w:t>YouTube</w:t>
            </w:r>
            <w:r w:rsidRPr="00435585">
              <w:rPr>
                <w:rFonts w:ascii="David" w:hAnsi="David" w:cs="David"/>
                <w:rtl/>
              </w:rPr>
              <w:t xml:space="preserve"> לא מתאימים למה שביקשנו</w:t>
            </w:r>
          </w:p>
        </w:tc>
        <w:tc>
          <w:tcPr>
            <w:tcW w:w="1843" w:type="dxa"/>
          </w:tcPr>
          <w:p w:rsidR="00435585" w:rsidRDefault="00435585" w:rsidP="00D8005E">
            <w:pPr>
              <w:rPr>
                <w:rFonts w:ascii="David" w:hAnsi="David" w:cs="David" w:hint="cs"/>
                <w:rtl/>
              </w:rPr>
            </w:pPr>
            <w:r>
              <w:rPr>
                <w:rFonts w:ascii="David" w:hAnsi="David" w:cs="David" w:hint="cs"/>
                <w:rtl/>
              </w:rPr>
              <w:t>3</w:t>
            </w:r>
          </w:p>
        </w:tc>
        <w:tc>
          <w:tcPr>
            <w:tcW w:w="2943" w:type="dxa"/>
          </w:tcPr>
          <w:p w:rsidR="00435585" w:rsidRDefault="00435585" w:rsidP="00D8005E">
            <w:pPr>
              <w:rPr>
                <w:rFonts w:ascii="David" w:hAnsi="David" w:cs="David" w:hint="cs"/>
                <w:rtl/>
              </w:rPr>
            </w:pPr>
            <w:r>
              <w:rPr>
                <w:rFonts w:ascii="David" w:hAnsi="David" w:cs="David" w:hint="cs"/>
                <w:rtl/>
              </w:rPr>
              <w:t>נבצע בדיקת תאימות בין הלינק לשמו על מנת לוודא. אחרת לא נציג</w:t>
            </w:r>
            <w:r w:rsidR="002213AD">
              <w:rPr>
                <w:rFonts w:ascii="David" w:hAnsi="David" w:cs="David" w:hint="cs"/>
                <w:rtl/>
              </w:rPr>
              <w:t xml:space="preserve"> את הלינק</w:t>
            </w:r>
          </w:p>
        </w:tc>
      </w:tr>
    </w:tbl>
    <w:p w:rsidR="00DE0256" w:rsidRDefault="00DE0256" w:rsidP="009E3C38">
      <w:pPr>
        <w:spacing w:line="360" w:lineRule="auto"/>
        <w:jc w:val="left"/>
        <w:rPr>
          <w:rFonts w:cs="David" w:hint="cs"/>
          <w:b/>
          <w:bCs/>
          <w:sz w:val="28"/>
          <w:szCs w:val="28"/>
          <w:u w:val="single"/>
          <w:rtl/>
        </w:rPr>
      </w:pPr>
    </w:p>
    <w:p w:rsidR="009E3C38" w:rsidRPr="00DC3FA8" w:rsidRDefault="009E3C38" w:rsidP="009E3C38">
      <w:pPr>
        <w:spacing w:line="360" w:lineRule="auto"/>
        <w:jc w:val="left"/>
        <w:rPr>
          <w:rFonts w:cs="David"/>
          <w:b/>
          <w:bCs/>
          <w:sz w:val="28"/>
          <w:szCs w:val="28"/>
          <w:u w:val="single"/>
        </w:rPr>
      </w:pPr>
    </w:p>
    <w:p w:rsidR="002540C5" w:rsidRPr="00091A19" w:rsidRDefault="002540C5" w:rsidP="002540C5">
      <w:pPr>
        <w:pStyle w:val="2"/>
        <w:numPr>
          <w:ilvl w:val="0"/>
          <w:numId w:val="21"/>
        </w:numPr>
        <w:jc w:val="left"/>
        <w:rPr>
          <w:rFonts w:ascii="David" w:hAnsi="David" w:cs="David"/>
          <w:rtl/>
        </w:rPr>
      </w:pPr>
      <w:r w:rsidRPr="00091A19">
        <w:rPr>
          <w:rFonts w:ascii="David" w:hAnsi="David" w:cs="David"/>
          <w:rtl/>
        </w:rPr>
        <w:t>רשימת\טבלת דרישות</w:t>
      </w:r>
    </w:p>
    <w:p w:rsidR="00DE0256" w:rsidRPr="00091A19" w:rsidRDefault="002540C5" w:rsidP="002540C5">
      <w:pPr>
        <w:spacing w:line="360" w:lineRule="auto"/>
        <w:jc w:val="left"/>
        <w:rPr>
          <w:rFonts w:ascii="David" w:hAnsi="David" w:cs="David"/>
          <w:sz w:val="24"/>
          <w:szCs w:val="24"/>
        </w:rPr>
      </w:pPr>
      <w:r w:rsidRPr="00091A19">
        <w:rPr>
          <w:rFonts w:ascii="David" w:hAnsi="David" w:cs="David"/>
          <w:sz w:val="24"/>
          <w:szCs w:val="24"/>
          <w:rtl/>
        </w:rPr>
        <w:t>פורמט טבלת הדרישות יהיה לפי המקובל בארגון.</w:t>
      </w:r>
      <w:r w:rsidR="00EA6B0C" w:rsidRPr="00091A19">
        <w:rPr>
          <w:rFonts w:ascii="David" w:hAnsi="David" w:cs="David"/>
          <w:sz w:val="24"/>
          <w:szCs w:val="24"/>
          <w:rtl/>
        </w:rPr>
        <w:t xml:space="preserve"> להלן דוגמא:</w:t>
      </w:r>
    </w:p>
    <w:p w:rsidR="00DE0256" w:rsidRPr="00091A19" w:rsidRDefault="00DE0256" w:rsidP="00DE0256">
      <w:pPr>
        <w:spacing w:line="360" w:lineRule="auto"/>
        <w:rPr>
          <w:rFonts w:ascii="David" w:hAnsi="David" w:cs="David"/>
          <w:b/>
          <w:bCs/>
          <w:sz w:val="28"/>
          <w:szCs w:val="28"/>
          <w:u w:val="single"/>
          <w:rtl/>
        </w:rPr>
      </w:pPr>
      <w:r w:rsidRPr="00091A19">
        <w:rPr>
          <w:rFonts w:ascii="David" w:hAnsi="David" w:cs="David"/>
          <w:b/>
          <w:bCs/>
          <w:sz w:val="28"/>
          <w:szCs w:val="28"/>
          <w:u w:val="single"/>
          <w:rtl/>
        </w:rPr>
        <w:t>טבלת דרישות (</w:t>
      </w:r>
      <w:r w:rsidRPr="00091A19">
        <w:rPr>
          <w:rFonts w:ascii="David" w:hAnsi="David" w:cs="David"/>
          <w:b/>
          <w:bCs/>
          <w:sz w:val="28"/>
          <w:szCs w:val="28"/>
          <w:u w:val="single"/>
        </w:rPr>
        <w:t>User Requirement Document</w:t>
      </w:r>
      <w:r w:rsidRPr="00091A19">
        <w:rPr>
          <w:rFonts w:ascii="David" w:hAnsi="David" w:cs="David"/>
          <w:b/>
          <w:bCs/>
          <w:sz w:val="28"/>
          <w:szCs w:val="28"/>
          <w:u w:val="single"/>
          <w:rtl/>
        </w:rPr>
        <w:t>)</w:t>
      </w:r>
    </w:p>
    <w:p w:rsidR="00DE0256" w:rsidRPr="00091A19" w:rsidRDefault="00DE0256" w:rsidP="00DE0256">
      <w:pPr>
        <w:pStyle w:val="a7"/>
        <w:rPr>
          <w:rFonts w:ascii="David" w:hAnsi="David"/>
        </w:rPr>
      </w:pPr>
    </w:p>
    <w:tbl>
      <w:tblPr>
        <w:tblStyle w:val="aa"/>
        <w:bidiVisual/>
        <w:tblW w:w="7808" w:type="dxa"/>
        <w:tblInd w:w="720" w:type="dxa"/>
        <w:tblLayout w:type="fixed"/>
        <w:tblLook w:val="04A0"/>
      </w:tblPr>
      <w:tblGrid>
        <w:gridCol w:w="896"/>
        <w:gridCol w:w="6912"/>
      </w:tblGrid>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מס' דרישה</w:t>
            </w:r>
          </w:p>
        </w:tc>
        <w:tc>
          <w:tcPr>
            <w:tcW w:w="6912" w:type="dxa"/>
          </w:tcPr>
          <w:p w:rsidR="00DE0256" w:rsidRPr="00091A19" w:rsidRDefault="00DE0256" w:rsidP="00D8005E">
            <w:pPr>
              <w:pStyle w:val="a7"/>
              <w:ind w:left="0"/>
              <w:rPr>
                <w:rFonts w:ascii="David" w:hAnsi="David"/>
                <w:rtl/>
              </w:rPr>
            </w:pPr>
            <w:r w:rsidRPr="00091A19">
              <w:rPr>
                <w:rFonts w:ascii="David" w:hAnsi="David"/>
                <w:rtl/>
              </w:rPr>
              <w:t xml:space="preserve">תיאור </w:t>
            </w:r>
          </w:p>
        </w:tc>
      </w:tr>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1</w:t>
            </w:r>
          </w:p>
        </w:tc>
        <w:tc>
          <w:tcPr>
            <w:tcW w:w="6912" w:type="dxa"/>
          </w:tcPr>
          <w:p w:rsidR="00DE0256" w:rsidRPr="00091A19" w:rsidRDefault="002D4B49" w:rsidP="002D4B49">
            <w:pPr>
              <w:jc w:val="both"/>
              <w:rPr>
                <w:rFonts w:ascii="David" w:hAnsi="David" w:cs="David"/>
                <w:rtl/>
              </w:rPr>
            </w:pPr>
            <w:r w:rsidRPr="00091A19">
              <w:rPr>
                <w:rFonts w:ascii="David" w:hAnsi="David" w:cs="David"/>
                <w:rtl/>
              </w:rPr>
              <w:t xml:space="preserve">מערכת קלה ונוחה לתפעול. </w:t>
            </w:r>
          </w:p>
        </w:tc>
      </w:tr>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2</w:t>
            </w:r>
          </w:p>
        </w:tc>
        <w:tc>
          <w:tcPr>
            <w:tcW w:w="6912" w:type="dxa"/>
          </w:tcPr>
          <w:p w:rsidR="00DE0256" w:rsidRPr="00091A19" w:rsidRDefault="002D4B49" w:rsidP="00D8005E">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 xml:space="preserve">המערכת תתבסס על ממשק </w:t>
            </w:r>
            <w:r w:rsidRPr="00091A19">
              <w:rPr>
                <w:rFonts w:ascii="David" w:eastAsiaTheme="minorHAnsi" w:hAnsi="David"/>
                <w:sz w:val="22"/>
                <w:szCs w:val="22"/>
                <w:lang w:eastAsia="en-US"/>
              </w:rPr>
              <w:t>web</w:t>
            </w:r>
            <w:r w:rsidRPr="00091A19">
              <w:rPr>
                <w:rFonts w:ascii="David" w:eastAsiaTheme="minorHAnsi" w:hAnsi="David"/>
                <w:sz w:val="22"/>
                <w:szCs w:val="22"/>
                <w:rtl/>
                <w:lang w:eastAsia="en-US"/>
              </w:rPr>
              <w:t xml:space="preserve"> .</w:t>
            </w:r>
          </w:p>
        </w:tc>
      </w:tr>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3</w:t>
            </w:r>
          </w:p>
        </w:tc>
        <w:tc>
          <w:tcPr>
            <w:tcW w:w="6912" w:type="dxa"/>
          </w:tcPr>
          <w:p w:rsidR="00DE0256" w:rsidRPr="00091A19" w:rsidRDefault="002D4B49" w:rsidP="00981B54">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המער</w:t>
            </w:r>
            <w:r w:rsidR="00981B54" w:rsidRPr="00091A19">
              <w:rPr>
                <w:rFonts w:ascii="David" w:eastAsiaTheme="minorHAnsi" w:hAnsi="David"/>
                <w:sz w:val="22"/>
                <w:szCs w:val="22"/>
                <w:rtl/>
                <w:lang w:eastAsia="en-US"/>
              </w:rPr>
              <w:t>כת תתבסס על השפה ג׳אווה סקריפט</w:t>
            </w:r>
            <w:r w:rsidRPr="00091A19">
              <w:rPr>
                <w:rFonts w:ascii="David" w:eastAsiaTheme="minorHAnsi" w:hAnsi="David"/>
                <w:sz w:val="22"/>
                <w:szCs w:val="22"/>
                <w:rtl/>
                <w:lang w:eastAsia="en-US"/>
              </w:rPr>
              <w:t>.</w:t>
            </w:r>
          </w:p>
        </w:tc>
      </w:tr>
      <w:tr w:rsidR="00981B54" w:rsidRPr="00091A19" w:rsidTr="00D8005E">
        <w:tc>
          <w:tcPr>
            <w:tcW w:w="896" w:type="dxa"/>
          </w:tcPr>
          <w:p w:rsidR="00981B54" w:rsidRPr="00091A19" w:rsidRDefault="00981B54" w:rsidP="00D8005E">
            <w:pPr>
              <w:pStyle w:val="a7"/>
              <w:ind w:left="0"/>
              <w:jc w:val="center"/>
              <w:rPr>
                <w:rFonts w:ascii="David" w:hAnsi="David"/>
                <w:rtl/>
              </w:rPr>
            </w:pPr>
            <w:r w:rsidRPr="00091A19">
              <w:rPr>
                <w:rFonts w:ascii="David" w:hAnsi="David"/>
                <w:rtl/>
              </w:rPr>
              <w:t>4</w:t>
            </w:r>
          </w:p>
        </w:tc>
        <w:tc>
          <w:tcPr>
            <w:tcW w:w="6912" w:type="dxa"/>
          </w:tcPr>
          <w:p w:rsidR="00981B54" w:rsidRPr="00091A19" w:rsidRDefault="00981B54" w:rsidP="00981B54">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תשתמש ב</w:t>
            </w:r>
            <w:r w:rsidRPr="00091A19">
              <w:rPr>
                <w:rFonts w:ascii="David" w:eastAsiaTheme="minorHAnsi" w:hAnsi="David"/>
                <w:sz w:val="22"/>
                <w:szCs w:val="22"/>
                <w:lang w:eastAsia="en-US"/>
              </w:rPr>
              <w:t xml:space="preserve">node.js </w:t>
            </w:r>
            <w:r w:rsidRPr="00091A19">
              <w:rPr>
                <w:rFonts w:ascii="David" w:eastAsiaTheme="minorHAnsi" w:hAnsi="David"/>
                <w:sz w:val="22"/>
                <w:szCs w:val="22"/>
                <w:rtl/>
                <w:lang w:eastAsia="en-US"/>
              </w:rPr>
              <w:t xml:space="preserve"> לצד שרת</w:t>
            </w:r>
          </w:p>
        </w:tc>
      </w:tr>
      <w:tr w:rsidR="00981B54" w:rsidRPr="00091A19" w:rsidTr="00D8005E">
        <w:tc>
          <w:tcPr>
            <w:tcW w:w="896" w:type="dxa"/>
          </w:tcPr>
          <w:p w:rsidR="00981B54" w:rsidRPr="00091A19" w:rsidRDefault="00981B54" w:rsidP="00D8005E">
            <w:pPr>
              <w:pStyle w:val="a7"/>
              <w:ind w:left="0"/>
              <w:jc w:val="center"/>
              <w:rPr>
                <w:rFonts w:ascii="David" w:hAnsi="David"/>
                <w:rtl/>
              </w:rPr>
            </w:pPr>
            <w:r w:rsidRPr="00091A19">
              <w:rPr>
                <w:rFonts w:ascii="David" w:hAnsi="David"/>
                <w:rtl/>
              </w:rPr>
              <w:t>5</w:t>
            </w:r>
          </w:p>
        </w:tc>
        <w:tc>
          <w:tcPr>
            <w:tcW w:w="6912" w:type="dxa"/>
          </w:tcPr>
          <w:p w:rsidR="00981B54" w:rsidRPr="00091A19" w:rsidRDefault="00981B54" w:rsidP="00981B54">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תשתמש ב</w:t>
            </w:r>
            <w:r w:rsidRPr="00091A19">
              <w:rPr>
                <w:rFonts w:ascii="David" w:eastAsiaTheme="minorHAnsi" w:hAnsi="David"/>
                <w:sz w:val="22"/>
                <w:szCs w:val="22"/>
                <w:lang w:eastAsia="en-US"/>
              </w:rPr>
              <w:t>mongo</w:t>
            </w:r>
            <w:r w:rsidRPr="00091A19">
              <w:rPr>
                <w:rFonts w:ascii="David" w:eastAsiaTheme="minorHAnsi" w:hAnsi="David"/>
                <w:sz w:val="22"/>
                <w:szCs w:val="22"/>
                <w:rtl/>
                <w:lang w:eastAsia="en-US"/>
              </w:rPr>
              <w:t xml:space="preserve"> להחזקת מסד נתונים</w:t>
            </w:r>
          </w:p>
        </w:tc>
      </w:tr>
      <w:tr w:rsidR="00DE0256" w:rsidRPr="00091A19" w:rsidTr="00D8005E">
        <w:tc>
          <w:tcPr>
            <w:tcW w:w="896" w:type="dxa"/>
          </w:tcPr>
          <w:p w:rsidR="00DE0256" w:rsidRPr="00091A19" w:rsidRDefault="00A4716F" w:rsidP="00D8005E">
            <w:pPr>
              <w:pStyle w:val="a7"/>
              <w:ind w:left="0"/>
              <w:jc w:val="center"/>
              <w:rPr>
                <w:rFonts w:ascii="David" w:hAnsi="David"/>
                <w:rtl/>
              </w:rPr>
            </w:pPr>
            <w:r w:rsidRPr="00091A19">
              <w:rPr>
                <w:rFonts w:ascii="David" w:hAnsi="David"/>
                <w:rtl/>
              </w:rPr>
              <w:t>6</w:t>
            </w:r>
          </w:p>
        </w:tc>
        <w:tc>
          <w:tcPr>
            <w:tcW w:w="6912" w:type="dxa"/>
          </w:tcPr>
          <w:p w:rsidR="00DE0256" w:rsidRPr="00091A19" w:rsidRDefault="002D4B49" w:rsidP="00A4716F">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 xml:space="preserve">המערכת תאפשר הזנת נתונים </w:t>
            </w:r>
            <w:r w:rsidR="00A4716F" w:rsidRPr="00091A19">
              <w:rPr>
                <w:rFonts w:ascii="David" w:eastAsiaTheme="minorHAnsi" w:hAnsi="David"/>
                <w:sz w:val="22"/>
                <w:szCs w:val="22"/>
                <w:rtl/>
                <w:lang w:eastAsia="en-US"/>
              </w:rPr>
              <w:t>ש</w:t>
            </w:r>
            <w:r w:rsidRPr="00091A19">
              <w:rPr>
                <w:rFonts w:ascii="David" w:eastAsiaTheme="minorHAnsi" w:hAnsi="David"/>
                <w:sz w:val="22"/>
                <w:szCs w:val="22"/>
                <w:rtl/>
                <w:lang w:eastAsia="en-US"/>
              </w:rPr>
              <w:t>ל המשתמש.</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7</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המערכת תלמד את גילו, ארץ מוצאו של המשתמש ובהתאם תציג רשימת השירים המתאימים עבורו.</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8</w:t>
            </w:r>
          </w:p>
        </w:tc>
        <w:tc>
          <w:tcPr>
            <w:tcW w:w="6912" w:type="dxa"/>
          </w:tcPr>
          <w:p w:rsidR="00A4716F" w:rsidRPr="00091A19" w:rsidRDefault="00A4716F" w:rsidP="00981B54">
            <w:pPr>
              <w:jc w:val="both"/>
              <w:rPr>
                <w:rFonts w:ascii="David" w:hAnsi="David" w:cs="David"/>
                <w:rtl/>
              </w:rPr>
            </w:pPr>
            <w:r w:rsidRPr="00091A19">
              <w:rPr>
                <w:rFonts w:ascii="David" w:hAnsi="David" w:cs="David"/>
                <w:rtl/>
              </w:rPr>
              <w:t xml:space="preserve">המערכת תציג את תוכן המדיה באופן ברור וקל להשמעה. </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9</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המערכת תנגן את תוכן המדיה מבלי לצאת לאתר אחר או תוכנה אחרת.</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10</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המערכת תציג את תוכן המדיה בזמן קצר שלא יעלה על מספר שניות</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11</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במקרה ונתוני הלקוח לא נמצאים, המערכת תבקש מהלקוח להמתין לקבלת כל הנתונים ורק לאחר מכן תציג אותם</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12</w:t>
            </w:r>
          </w:p>
        </w:tc>
        <w:tc>
          <w:tcPr>
            <w:tcW w:w="6912" w:type="dxa"/>
          </w:tcPr>
          <w:p w:rsidR="00A4716F" w:rsidRPr="00091A19" w:rsidRDefault="00A4716F" w:rsidP="002D4B49">
            <w:pPr>
              <w:jc w:val="both"/>
              <w:rPr>
                <w:rFonts w:ascii="David" w:hAnsi="David" w:cs="David"/>
                <w:rtl/>
              </w:rPr>
            </w:pPr>
            <w:r w:rsidRPr="00091A19">
              <w:rPr>
                <w:rFonts w:ascii="David" w:hAnsi="David" w:cs="David"/>
                <w:rtl/>
              </w:rPr>
              <w:t>המערכת תאפשר למשתמש לסמן האם תוכן המדיה ששמע מתאים או לא מתאים (לייק או דיס-לייק) בשבילו.</w:t>
            </w:r>
          </w:p>
        </w:tc>
      </w:tr>
    </w:tbl>
    <w:p w:rsidR="007A7226" w:rsidRPr="007A7226" w:rsidRDefault="007A7226" w:rsidP="002540C5">
      <w:pPr>
        <w:jc w:val="left"/>
        <w:rPr>
          <w:b/>
          <w:bCs/>
          <w:sz w:val="28"/>
          <w:szCs w:val="28"/>
          <w:rtl/>
        </w:rPr>
      </w:pPr>
    </w:p>
    <w:sectPr w:rsidR="007A7226" w:rsidRPr="007A7226" w:rsidSect="00B6569A">
      <w:headerReference w:type="default" r:id="rId32"/>
      <w:footerReference w:type="default" r:id="rId33"/>
      <w:pgSz w:w="11906" w:h="16838"/>
      <w:pgMar w:top="2658" w:right="1700" w:bottom="1797" w:left="1701" w:header="426"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5CA6" w:rsidRDefault="00515CA6">
      <w:r>
        <w:separator/>
      </w:r>
    </w:p>
  </w:endnote>
  <w:endnote w:type="continuationSeparator" w:id="0">
    <w:p w:rsidR="00515CA6" w:rsidRDefault="00515CA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72706643"/>
      <w:docPartObj>
        <w:docPartGallery w:val="Page Numbers (Bottom of Page)"/>
        <w:docPartUnique/>
      </w:docPartObj>
    </w:sdtPr>
    <w:sdtContent>
      <w:p w:rsidR="00DE4637" w:rsidRDefault="00DE4637">
        <w:pPr>
          <w:pStyle w:val="a5"/>
        </w:pPr>
        <w:fldSimple w:instr=" PAGE   \* MERGEFORMAT ">
          <w:r w:rsidR="00515CA6" w:rsidRPr="00515CA6">
            <w:rPr>
              <w:rFonts w:cs="Calibri"/>
              <w:noProof/>
              <w:rtl/>
              <w:lang w:val="he-IL"/>
            </w:rPr>
            <w:t>1</w:t>
          </w:r>
        </w:fldSimple>
      </w:p>
    </w:sdtContent>
  </w:sdt>
  <w:p w:rsidR="00D304D2" w:rsidRPr="00AE6642" w:rsidRDefault="00D304D2" w:rsidP="00CC0619">
    <w:pPr>
      <w:bidi w:val="0"/>
      <w:ind w:left="-142" w:right="-58"/>
      <w:rPr>
        <w:rFonts w:cs="Calibri"/>
        <w:b/>
        <w:bC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5CA6" w:rsidRDefault="00515CA6">
      <w:r>
        <w:separator/>
      </w:r>
    </w:p>
  </w:footnote>
  <w:footnote w:type="continuationSeparator" w:id="0">
    <w:p w:rsidR="00515CA6" w:rsidRDefault="00515CA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04D2" w:rsidRDefault="00D304D2" w:rsidP="00316766">
    <w:pPr>
      <w:pStyle w:val="a3"/>
      <w:tabs>
        <w:tab w:val="clear" w:pos="4153"/>
        <w:tab w:val="center" w:pos="2834"/>
      </w:tabs>
      <w:rPr>
        <w:noProof/>
        <w:rtl/>
      </w:rPr>
    </w:pPr>
    <w:r>
      <w:rPr>
        <w:noProof/>
      </w:rPr>
      <w:drawing>
        <wp:anchor distT="0" distB="0" distL="114300" distR="114300" simplePos="0" relativeHeight="251657216" behindDoc="1" locked="0" layoutInCell="1" allowOverlap="1">
          <wp:simplePos x="0" y="0"/>
          <wp:positionH relativeFrom="column">
            <wp:align>center</wp:align>
          </wp:positionH>
          <wp:positionV relativeFrom="paragraph">
            <wp:posOffset>0</wp:posOffset>
          </wp:positionV>
          <wp:extent cx="7048500" cy="1076325"/>
          <wp:effectExtent l="0" t="0" r="0" b="9525"/>
          <wp:wrapNone/>
          <wp:docPr id="3" name="תמונה 3" descr="33599_meshulav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3599_meshulav_up"/>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048500" cy="1076325"/>
                  </a:xfrm>
                  <a:prstGeom prst="rect">
                    <a:avLst/>
                  </a:prstGeom>
                  <a:noFill/>
                  <a:ln>
                    <a:noFill/>
                  </a:ln>
                </pic:spPr>
              </pic:pic>
            </a:graphicData>
          </a:graphic>
        </wp:anchor>
      </w:drawing>
    </w:r>
  </w:p>
  <w:p w:rsidR="00D304D2" w:rsidRDefault="00D304D2">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2A0422F0"/>
    <w:lvl w:ilvl="0">
      <w:start w:val="1"/>
      <w:numFmt w:val="decimal"/>
      <w:lvlText w:val="%1."/>
      <w:lvlJc w:val="left"/>
      <w:pPr>
        <w:tabs>
          <w:tab w:val="num" w:pos="1492"/>
        </w:tabs>
        <w:ind w:left="1492" w:hanging="360"/>
      </w:pPr>
    </w:lvl>
  </w:abstractNum>
  <w:abstractNum w:abstractNumId="1">
    <w:nsid w:val="FFFFFF7D"/>
    <w:multiLevelType w:val="singleLevel"/>
    <w:tmpl w:val="602CDA3E"/>
    <w:lvl w:ilvl="0">
      <w:start w:val="1"/>
      <w:numFmt w:val="decimal"/>
      <w:lvlText w:val="%1."/>
      <w:lvlJc w:val="left"/>
      <w:pPr>
        <w:tabs>
          <w:tab w:val="num" w:pos="1209"/>
        </w:tabs>
        <w:ind w:left="1209" w:hanging="360"/>
      </w:pPr>
    </w:lvl>
  </w:abstractNum>
  <w:abstractNum w:abstractNumId="2">
    <w:nsid w:val="FFFFFF7E"/>
    <w:multiLevelType w:val="singleLevel"/>
    <w:tmpl w:val="9B48AE18"/>
    <w:lvl w:ilvl="0">
      <w:start w:val="1"/>
      <w:numFmt w:val="decimal"/>
      <w:lvlText w:val="%1."/>
      <w:lvlJc w:val="left"/>
      <w:pPr>
        <w:tabs>
          <w:tab w:val="num" w:pos="926"/>
        </w:tabs>
        <w:ind w:left="926" w:hanging="360"/>
      </w:pPr>
    </w:lvl>
  </w:abstractNum>
  <w:abstractNum w:abstractNumId="3">
    <w:nsid w:val="FFFFFF7F"/>
    <w:multiLevelType w:val="singleLevel"/>
    <w:tmpl w:val="E326C232"/>
    <w:lvl w:ilvl="0">
      <w:start w:val="1"/>
      <w:numFmt w:val="decimal"/>
      <w:lvlText w:val="%1."/>
      <w:lvlJc w:val="left"/>
      <w:pPr>
        <w:tabs>
          <w:tab w:val="num" w:pos="643"/>
        </w:tabs>
        <w:ind w:left="643" w:hanging="360"/>
      </w:pPr>
    </w:lvl>
  </w:abstractNum>
  <w:abstractNum w:abstractNumId="4">
    <w:nsid w:val="FFFFFF80"/>
    <w:multiLevelType w:val="singleLevel"/>
    <w:tmpl w:val="4F18B3D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178288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52A11F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746774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FDDEE4BE"/>
    <w:lvl w:ilvl="0">
      <w:start w:val="1"/>
      <w:numFmt w:val="decimal"/>
      <w:lvlText w:val="%1."/>
      <w:lvlJc w:val="left"/>
      <w:pPr>
        <w:tabs>
          <w:tab w:val="num" w:pos="360"/>
        </w:tabs>
        <w:ind w:left="360" w:hanging="360"/>
      </w:pPr>
    </w:lvl>
  </w:abstractNum>
  <w:abstractNum w:abstractNumId="9">
    <w:nsid w:val="FFFFFF89"/>
    <w:multiLevelType w:val="singleLevel"/>
    <w:tmpl w:val="9F32C2DC"/>
    <w:lvl w:ilvl="0">
      <w:start w:val="1"/>
      <w:numFmt w:val="bullet"/>
      <w:lvlText w:val=""/>
      <w:lvlJc w:val="left"/>
      <w:pPr>
        <w:tabs>
          <w:tab w:val="num" w:pos="360"/>
        </w:tabs>
        <w:ind w:left="360" w:hanging="360"/>
      </w:pPr>
      <w:rPr>
        <w:rFonts w:ascii="Symbol" w:hAnsi="Symbol" w:hint="default"/>
      </w:rPr>
    </w:lvl>
  </w:abstractNum>
  <w:abstractNum w:abstractNumId="10">
    <w:nsid w:val="08554270"/>
    <w:multiLevelType w:val="hybridMultilevel"/>
    <w:tmpl w:val="234695C8"/>
    <w:lvl w:ilvl="0" w:tplc="C7E63FA0">
      <w:start w:val="1"/>
      <w:numFmt w:val="bullet"/>
      <w:lvlText w:val="•"/>
      <w:lvlJc w:val="left"/>
      <w:pPr>
        <w:tabs>
          <w:tab w:val="num" w:pos="720"/>
        </w:tabs>
        <w:ind w:left="720" w:hanging="360"/>
      </w:pPr>
      <w:rPr>
        <w:rFonts w:ascii="Arial" w:hAnsi="Arial" w:hint="default"/>
      </w:rPr>
    </w:lvl>
    <w:lvl w:ilvl="1" w:tplc="59103BBE">
      <w:numFmt w:val="bullet"/>
      <w:lvlText w:val="•"/>
      <w:lvlJc w:val="left"/>
      <w:pPr>
        <w:tabs>
          <w:tab w:val="num" w:pos="1440"/>
        </w:tabs>
        <w:ind w:left="1440" w:hanging="360"/>
      </w:pPr>
      <w:rPr>
        <w:rFonts w:ascii="Arial" w:hAnsi="Arial" w:hint="default"/>
      </w:rPr>
    </w:lvl>
    <w:lvl w:ilvl="2" w:tplc="31E0A49E" w:tentative="1">
      <w:start w:val="1"/>
      <w:numFmt w:val="bullet"/>
      <w:lvlText w:val="•"/>
      <w:lvlJc w:val="left"/>
      <w:pPr>
        <w:tabs>
          <w:tab w:val="num" w:pos="2160"/>
        </w:tabs>
        <w:ind w:left="2160" w:hanging="360"/>
      </w:pPr>
      <w:rPr>
        <w:rFonts w:ascii="Arial" w:hAnsi="Arial" w:hint="default"/>
      </w:rPr>
    </w:lvl>
    <w:lvl w:ilvl="3" w:tplc="ABF0917A" w:tentative="1">
      <w:start w:val="1"/>
      <w:numFmt w:val="bullet"/>
      <w:lvlText w:val="•"/>
      <w:lvlJc w:val="left"/>
      <w:pPr>
        <w:tabs>
          <w:tab w:val="num" w:pos="2880"/>
        </w:tabs>
        <w:ind w:left="2880" w:hanging="360"/>
      </w:pPr>
      <w:rPr>
        <w:rFonts w:ascii="Arial" w:hAnsi="Arial" w:hint="default"/>
      </w:rPr>
    </w:lvl>
    <w:lvl w:ilvl="4" w:tplc="5F444290" w:tentative="1">
      <w:start w:val="1"/>
      <w:numFmt w:val="bullet"/>
      <w:lvlText w:val="•"/>
      <w:lvlJc w:val="left"/>
      <w:pPr>
        <w:tabs>
          <w:tab w:val="num" w:pos="3600"/>
        </w:tabs>
        <w:ind w:left="3600" w:hanging="360"/>
      </w:pPr>
      <w:rPr>
        <w:rFonts w:ascii="Arial" w:hAnsi="Arial" w:hint="default"/>
      </w:rPr>
    </w:lvl>
    <w:lvl w:ilvl="5" w:tplc="1D801034" w:tentative="1">
      <w:start w:val="1"/>
      <w:numFmt w:val="bullet"/>
      <w:lvlText w:val="•"/>
      <w:lvlJc w:val="left"/>
      <w:pPr>
        <w:tabs>
          <w:tab w:val="num" w:pos="4320"/>
        </w:tabs>
        <w:ind w:left="4320" w:hanging="360"/>
      </w:pPr>
      <w:rPr>
        <w:rFonts w:ascii="Arial" w:hAnsi="Arial" w:hint="default"/>
      </w:rPr>
    </w:lvl>
    <w:lvl w:ilvl="6" w:tplc="E8C2F1FE" w:tentative="1">
      <w:start w:val="1"/>
      <w:numFmt w:val="bullet"/>
      <w:lvlText w:val="•"/>
      <w:lvlJc w:val="left"/>
      <w:pPr>
        <w:tabs>
          <w:tab w:val="num" w:pos="5040"/>
        </w:tabs>
        <w:ind w:left="5040" w:hanging="360"/>
      </w:pPr>
      <w:rPr>
        <w:rFonts w:ascii="Arial" w:hAnsi="Arial" w:hint="default"/>
      </w:rPr>
    </w:lvl>
    <w:lvl w:ilvl="7" w:tplc="554EF7B8" w:tentative="1">
      <w:start w:val="1"/>
      <w:numFmt w:val="bullet"/>
      <w:lvlText w:val="•"/>
      <w:lvlJc w:val="left"/>
      <w:pPr>
        <w:tabs>
          <w:tab w:val="num" w:pos="5760"/>
        </w:tabs>
        <w:ind w:left="5760" w:hanging="360"/>
      </w:pPr>
      <w:rPr>
        <w:rFonts w:ascii="Arial" w:hAnsi="Arial" w:hint="default"/>
      </w:rPr>
    </w:lvl>
    <w:lvl w:ilvl="8" w:tplc="D092061E" w:tentative="1">
      <w:start w:val="1"/>
      <w:numFmt w:val="bullet"/>
      <w:lvlText w:val="•"/>
      <w:lvlJc w:val="left"/>
      <w:pPr>
        <w:tabs>
          <w:tab w:val="num" w:pos="6480"/>
        </w:tabs>
        <w:ind w:left="6480" w:hanging="360"/>
      </w:pPr>
      <w:rPr>
        <w:rFonts w:ascii="Arial" w:hAnsi="Arial" w:hint="default"/>
      </w:rPr>
    </w:lvl>
  </w:abstractNum>
  <w:abstractNum w:abstractNumId="11">
    <w:nsid w:val="0E091FC0"/>
    <w:multiLevelType w:val="hybridMultilevel"/>
    <w:tmpl w:val="9ADEBDA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607173"/>
    <w:multiLevelType w:val="hybridMultilevel"/>
    <w:tmpl w:val="39AAB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2174E5"/>
    <w:multiLevelType w:val="hybridMultilevel"/>
    <w:tmpl w:val="1F207AEE"/>
    <w:lvl w:ilvl="0" w:tplc="E66AF81E">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92435C8"/>
    <w:multiLevelType w:val="hybridMultilevel"/>
    <w:tmpl w:val="EFBA3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DDC4476"/>
    <w:multiLevelType w:val="hybridMultilevel"/>
    <w:tmpl w:val="9E6AAFAE"/>
    <w:lvl w:ilvl="0" w:tplc="04090009">
      <w:start w:val="1"/>
      <w:numFmt w:val="bullet"/>
      <w:lvlText w:val=""/>
      <w:lvlJc w:val="left"/>
      <w:pPr>
        <w:ind w:left="746" w:hanging="360"/>
      </w:pPr>
      <w:rPr>
        <w:rFonts w:ascii="Wingdings" w:hAnsi="Wingdings"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6">
    <w:nsid w:val="1E8761A3"/>
    <w:multiLevelType w:val="multilevel"/>
    <w:tmpl w:val="E86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7A0361"/>
    <w:multiLevelType w:val="hybridMultilevel"/>
    <w:tmpl w:val="AC968508"/>
    <w:lvl w:ilvl="0" w:tplc="0BECAFD8">
      <w:start w:val="1"/>
      <w:numFmt w:val="bullet"/>
      <w:lvlText w:val="•"/>
      <w:lvlJc w:val="left"/>
      <w:pPr>
        <w:tabs>
          <w:tab w:val="num" w:pos="720"/>
        </w:tabs>
        <w:ind w:left="720" w:hanging="360"/>
      </w:pPr>
      <w:rPr>
        <w:rFonts w:ascii="Arial" w:hAnsi="Arial" w:hint="default"/>
      </w:rPr>
    </w:lvl>
    <w:lvl w:ilvl="1" w:tplc="6C905820" w:tentative="1">
      <w:start w:val="1"/>
      <w:numFmt w:val="bullet"/>
      <w:lvlText w:val="•"/>
      <w:lvlJc w:val="left"/>
      <w:pPr>
        <w:tabs>
          <w:tab w:val="num" w:pos="1440"/>
        </w:tabs>
        <w:ind w:left="1440" w:hanging="360"/>
      </w:pPr>
      <w:rPr>
        <w:rFonts w:ascii="Arial" w:hAnsi="Arial" w:hint="default"/>
      </w:rPr>
    </w:lvl>
    <w:lvl w:ilvl="2" w:tplc="5A6414A2" w:tentative="1">
      <w:start w:val="1"/>
      <w:numFmt w:val="bullet"/>
      <w:lvlText w:val="•"/>
      <w:lvlJc w:val="left"/>
      <w:pPr>
        <w:tabs>
          <w:tab w:val="num" w:pos="2160"/>
        </w:tabs>
        <w:ind w:left="2160" w:hanging="360"/>
      </w:pPr>
      <w:rPr>
        <w:rFonts w:ascii="Arial" w:hAnsi="Arial" w:hint="default"/>
      </w:rPr>
    </w:lvl>
    <w:lvl w:ilvl="3" w:tplc="D714917E" w:tentative="1">
      <w:start w:val="1"/>
      <w:numFmt w:val="bullet"/>
      <w:lvlText w:val="•"/>
      <w:lvlJc w:val="left"/>
      <w:pPr>
        <w:tabs>
          <w:tab w:val="num" w:pos="2880"/>
        </w:tabs>
        <w:ind w:left="2880" w:hanging="360"/>
      </w:pPr>
      <w:rPr>
        <w:rFonts w:ascii="Arial" w:hAnsi="Arial" w:hint="default"/>
      </w:rPr>
    </w:lvl>
    <w:lvl w:ilvl="4" w:tplc="2EACC2C4" w:tentative="1">
      <w:start w:val="1"/>
      <w:numFmt w:val="bullet"/>
      <w:lvlText w:val="•"/>
      <w:lvlJc w:val="left"/>
      <w:pPr>
        <w:tabs>
          <w:tab w:val="num" w:pos="3600"/>
        </w:tabs>
        <w:ind w:left="3600" w:hanging="360"/>
      </w:pPr>
      <w:rPr>
        <w:rFonts w:ascii="Arial" w:hAnsi="Arial" w:hint="default"/>
      </w:rPr>
    </w:lvl>
    <w:lvl w:ilvl="5" w:tplc="4E3A9FD4" w:tentative="1">
      <w:start w:val="1"/>
      <w:numFmt w:val="bullet"/>
      <w:lvlText w:val="•"/>
      <w:lvlJc w:val="left"/>
      <w:pPr>
        <w:tabs>
          <w:tab w:val="num" w:pos="4320"/>
        </w:tabs>
        <w:ind w:left="4320" w:hanging="360"/>
      </w:pPr>
      <w:rPr>
        <w:rFonts w:ascii="Arial" w:hAnsi="Arial" w:hint="default"/>
      </w:rPr>
    </w:lvl>
    <w:lvl w:ilvl="6" w:tplc="0916E844" w:tentative="1">
      <w:start w:val="1"/>
      <w:numFmt w:val="bullet"/>
      <w:lvlText w:val="•"/>
      <w:lvlJc w:val="left"/>
      <w:pPr>
        <w:tabs>
          <w:tab w:val="num" w:pos="5040"/>
        </w:tabs>
        <w:ind w:left="5040" w:hanging="360"/>
      </w:pPr>
      <w:rPr>
        <w:rFonts w:ascii="Arial" w:hAnsi="Arial" w:hint="default"/>
      </w:rPr>
    </w:lvl>
    <w:lvl w:ilvl="7" w:tplc="326A520A" w:tentative="1">
      <w:start w:val="1"/>
      <w:numFmt w:val="bullet"/>
      <w:lvlText w:val="•"/>
      <w:lvlJc w:val="left"/>
      <w:pPr>
        <w:tabs>
          <w:tab w:val="num" w:pos="5760"/>
        </w:tabs>
        <w:ind w:left="5760" w:hanging="360"/>
      </w:pPr>
      <w:rPr>
        <w:rFonts w:ascii="Arial" w:hAnsi="Arial" w:hint="default"/>
      </w:rPr>
    </w:lvl>
    <w:lvl w:ilvl="8" w:tplc="9E56BF4C" w:tentative="1">
      <w:start w:val="1"/>
      <w:numFmt w:val="bullet"/>
      <w:lvlText w:val="•"/>
      <w:lvlJc w:val="left"/>
      <w:pPr>
        <w:tabs>
          <w:tab w:val="num" w:pos="6480"/>
        </w:tabs>
        <w:ind w:left="6480" w:hanging="360"/>
      </w:pPr>
      <w:rPr>
        <w:rFonts w:ascii="Arial" w:hAnsi="Arial" w:hint="default"/>
      </w:rPr>
    </w:lvl>
  </w:abstractNum>
  <w:abstractNum w:abstractNumId="18">
    <w:nsid w:val="25AC6576"/>
    <w:multiLevelType w:val="hybridMultilevel"/>
    <w:tmpl w:val="9400660E"/>
    <w:lvl w:ilvl="0" w:tplc="737CF548">
      <w:start w:val="1"/>
      <w:numFmt w:val="decimal"/>
      <w:lvlText w:val="%1."/>
      <w:lvlJc w:val="left"/>
      <w:pPr>
        <w:ind w:left="1155" w:hanging="795"/>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A69407E"/>
    <w:multiLevelType w:val="hybridMultilevel"/>
    <w:tmpl w:val="B62C5D9E"/>
    <w:lvl w:ilvl="0" w:tplc="04090009">
      <w:start w:val="1"/>
      <w:numFmt w:val="bullet"/>
      <w:lvlText w:val=""/>
      <w:lvlJc w:val="left"/>
      <w:pPr>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3374155E"/>
    <w:multiLevelType w:val="hybridMultilevel"/>
    <w:tmpl w:val="C9FEC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D12459"/>
    <w:multiLevelType w:val="hybridMultilevel"/>
    <w:tmpl w:val="2B28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4DE573A"/>
    <w:multiLevelType w:val="hybridMultilevel"/>
    <w:tmpl w:val="190E8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A9A6FED"/>
    <w:multiLevelType w:val="hybridMultilevel"/>
    <w:tmpl w:val="67CC9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ADA6FD1"/>
    <w:multiLevelType w:val="hybridMultilevel"/>
    <w:tmpl w:val="EA485D90"/>
    <w:lvl w:ilvl="0" w:tplc="BAC23C10">
      <w:start w:val="1"/>
      <w:numFmt w:val="bullet"/>
      <w:lvlText w:val="•"/>
      <w:lvlJc w:val="left"/>
      <w:pPr>
        <w:tabs>
          <w:tab w:val="num" w:pos="720"/>
        </w:tabs>
        <w:ind w:left="720" w:hanging="360"/>
      </w:pPr>
      <w:rPr>
        <w:rFonts w:ascii="Arial" w:hAnsi="Arial" w:hint="default"/>
      </w:rPr>
    </w:lvl>
    <w:lvl w:ilvl="1" w:tplc="B908F990">
      <w:numFmt w:val="bullet"/>
      <w:lvlText w:val="•"/>
      <w:lvlJc w:val="left"/>
      <w:pPr>
        <w:tabs>
          <w:tab w:val="num" w:pos="1440"/>
        </w:tabs>
        <w:ind w:left="1440" w:hanging="360"/>
      </w:pPr>
      <w:rPr>
        <w:rFonts w:ascii="Arial" w:hAnsi="Arial" w:hint="default"/>
      </w:rPr>
    </w:lvl>
    <w:lvl w:ilvl="2" w:tplc="8F7E5762" w:tentative="1">
      <w:start w:val="1"/>
      <w:numFmt w:val="bullet"/>
      <w:lvlText w:val="•"/>
      <w:lvlJc w:val="left"/>
      <w:pPr>
        <w:tabs>
          <w:tab w:val="num" w:pos="2160"/>
        </w:tabs>
        <w:ind w:left="2160" w:hanging="360"/>
      </w:pPr>
      <w:rPr>
        <w:rFonts w:ascii="Arial" w:hAnsi="Arial" w:hint="default"/>
      </w:rPr>
    </w:lvl>
    <w:lvl w:ilvl="3" w:tplc="B5A2B106" w:tentative="1">
      <w:start w:val="1"/>
      <w:numFmt w:val="bullet"/>
      <w:lvlText w:val="•"/>
      <w:lvlJc w:val="left"/>
      <w:pPr>
        <w:tabs>
          <w:tab w:val="num" w:pos="2880"/>
        </w:tabs>
        <w:ind w:left="2880" w:hanging="360"/>
      </w:pPr>
      <w:rPr>
        <w:rFonts w:ascii="Arial" w:hAnsi="Arial" w:hint="default"/>
      </w:rPr>
    </w:lvl>
    <w:lvl w:ilvl="4" w:tplc="A530D1C2" w:tentative="1">
      <w:start w:val="1"/>
      <w:numFmt w:val="bullet"/>
      <w:lvlText w:val="•"/>
      <w:lvlJc w:val="left"/>
      <w:pPr>
        <w:tabs>
          <w:tab w:val="num" w:pos="3600"/>
        </w:tabs>
        <w:ind w:left="3600" w:hanging="360"/>
      </w:pPr>
      <w:rPr>
        <w:rFonts w:ascii="Arial" w:hAnsi="Arial" w:hint="default"/>
      </w:rPr>
    </w:lvl>
    <w:lvl w:ilvl="5" w:tplc="8856F12C" w:tentative="1">
      <w:start w:val="1"/>
      <w:numFmt w:val="bullet"/>
      <w:lvlText w:val="•"/>
      <w:lvlJc w:val="left"/>
      <w:pPr>
        <w:tabs>
          <w:tab w:val="num" w:pos="4320"/>
        </w:tabs>
        <w:ind w:left="4320" w:hanging="360"/>
      </w:pPr>
      <w:rPr>
        <w:rFonts w:ascii="Arial" w:hAnsi="Arial" w:hint="default"/>
      </w:rPr>
    </w:lvl>
    <w:lvl w:ilvl="6" w:tplc="CE72777E" w:tentative="1">
      <w:start w:val="1"/>
      <w:numFmt w:val="bullet"/>
      <w:lvlText w:val="•"/>
      <w:lvlJc w:val="left"/>
      <w:pPr>
        <w:tabs>
          <w:tab w:val="num" w:pos="5040"/>
        </w:tabs>
        <w:ind w:left="5040" w:hanging="360"/>
      </w:pPr>
      <w:rPr>
        <w:rFonts w:ascii="Arial" w:hAnsi="Arial" w:hint="default"/>
      </w:rPr>
    </w:lvl>
    <w:lvl w:ilvl="7" w:tplc="B3568902" w:tentative="1">
      <w:start w:val="1"/>
      <w:numFmt w:val="bullet"/>
      <w:lvlText w:val="•"/>
      <w:lvlJc w:val="left"/>
      <w:pPr>
        <w:tabs>
          <w:tab w:val="num" w:pos="5760"/>
        </w:tabs>
        <w:ind w:left="5760" w:hanging="360"/>
      </w:pPr>
      <w:rPr>
        <w:rFonts w:ascii="Arial" w:hAnsi="Arial" w:hint="default"/>
      </w:rPr>
    </w:lvl>
    <w:lvl w:ilvl="8" w:tplc="BC5EEB40" w:tentative="1">
      <w:start w:val="1"/>
      <w:numFmt w:val="bullet"/>
      <w:lvlText w:val="•"/>
      <w:lvlJc w:val="left"/>
      <w:pPr>
        <w:tabs>
          <w:tab w:val="num" w:pos="6480"/>
        </w:tabs>
        <w:ind w:left="6480" w:hanging="360"/>
      </w:pPr>
      <w:rPr>
        <w:rFonts w:ascii="Arial" w:hAnsi="Arial" w:hint="default"/>
      </w:rPr>
    </w:lvl>
  </w:abstractNum>
  <w:abstractNum w:abstractNumId="25">
    <w:nsid w:val="566A7859"/>
    <w:multiLevelType w:val="hybridMultilevel"/>
    <w:tmpl w:val="CE3EB48A"/>
    <w:lvl w:ilvl="0" w:tplc="040D0009">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nsid w:val="59822AAC"/>
    <w:multiLevelType w:val="hybridMultilevel"/>
    <w:tmpl w:val="6F9C4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34B0239"/>
    <w:multiLevelType w:val="hybridMultilevel"/>
    <w:tmpl w:val="EE20D8A4"/>
    <w:lvl w:ilvl="0" w:tplc="04090009">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64473F70"/>
    <w:multiLevelType w:val="hybridMultilevel"/>
    <w:tmpl w:val="B4D03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5787047"/>
    <w:multiLevelType w:val="hybridMultilevel"/>
    <w:tmpl w:val="2B780ED2"/>
    <w:lvl w:ilvl="0" w:tplc="04090009">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68821119"/>
    <w:multiLevelType w:val="multilevel"/>
    <w:tmpl w:val="EE4A161A"/>
    <w:lvl w:ilvl="0">
      <w:start w:val="1"/>
      <w:numFmt w:val="decimal"/>
      <w:lvlText w:val="%1."/>
      <w:lvlJc w:val="left"/>
      <w:pPr>
        <w:ind w:left="795" w:hanging="795"/>
      </w:pPr>
      <w:rPr>
        <w:rFonts w:cs="Times New Roman" w:hint="default"/>
      </w:rPr>
    </w:lvl>
    <w:lvl w:ilvl="1">
      <w:start w:val="33"/>
      <w:numFmt w:val="decimal"/>
      <w:isLgl/>
      <w:lvlText w:val="%1.%2"/>
      <w:lvlJc w:val="left"/>
      <w:pPr>
        <w:ind w:left="660" w:hanging="66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nsid w:val="6CE37F30"/>
    <w:multiLevelType w:val="hybridMultilevel"/>
    <w:tmpl w:val="4892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DA77C40"/>
    <w:multiLevelType w:val="multilevel"/>
    <w:tmpl w:val="FF1C5898"/>
    <w:lvl w:ilvl="0">
      <w:start w:val="3"/>
      <w:numFmt w:val="decimal"/>
      <w:lvlText w:val="%1"/>
      <w:lvlJc w:val="left"/>
      <w:pPr>
        <w:ind w:left="360" w:hanging="360"/>
      </w:pPr>
      <w:rPr>
        <w:rFonts w:hint="default"/>
        <w:b w:val="0"/>
        <w:bCs w:val="0"/>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782D3A82"/>
    <w:multiLevelType w:val="multilevel"/>
    <w:tmpl w:val="962CC46C"/>
    <w:lvl w:ilvl="0">
      <w:numFmt w:val="bullet"/>
      <w:lvlText w:val=""/>
      <w:lvlJc w:val="left"/>
      <w:pPr>
        <w:ind w:left="435" w:hanging="360"/>
      </w:pPr>
      <w:rPr>
        <w:rFonts w:ascii="Wingdings" w:hAnsi="Wingdings"/>
      </w:rPr>
    </w:lvl>
    <w:lvl w:ilvl="1">
      <w:numFmt w:val="bullet"/>
      <w:lvlText w:val="o"/>
      <w:lvlJc w:val="left"/>
      <w:pPr>
        <w:ind w:left="1155" w:hanging="360"/>
      </w:pPr>
      <w:rPr>
        <w:rFonts w:ascii="Courier New" w:hAnsi="Courier New" w:cs="Courier New"/>
      </w:rPr>
    </w:lvl>
    <w:lvl w:ilvl="2">
      <w:numFmt w:val="bullet"/>
      <w:lvlText w:val=""/>
      <w:lvlJc w:val="left"/>
      <w:pPr>
        <w:ind w:left="1875" w:hanging="360"/>
      </w:pPr>
      <w:rPr>
        <w:rFonts w:ascii="Wingdings" w:hAnsi="Wingdings"/>
      </w:rPr>
    </w:lvl>
    <w:lvl w:ilvl="3">
      <w:numFmt w:val="bullet"/>
      <w:lvlText w:val=""/>
      <w:lvlJc w:val="left"/>
      <w:pPr>
        <w:ind w:left="2595" w:hanging="360"/>
      </w:pPr>
      <w:rPr>
        <w:rFonts w:ascii="Symbol" w:hAnsi="Symbol"/>
      </w:rPr>
    </w:lvl>
    <w:lvl w:ilvl="4">
      <w:numFmt w:val="bullet"/>
      <w:lvlText w:val="o"/>
      <w:lvlJc w:val="left"/>
      <w:pPr>
        <w:ind w:left="3315" w:hanging="360"/>
      </w:pPr>
      <w:rPr>
        <w:rFonts w:ascii="Courier New" w:hAnsi="Courier New" w:cs="Courier New"/>
      </w:rPr>
    </w:lvl>
    <w:lvl w:ilvl="5">
      <w:numFmt w:val="bullet"/>
      <w:lvlText w:val=""/>
      <w:lvlJc w:val="left"/>
      <w:pPr>
        <w:ind w:left="4035" w:hanging="360"/>
      </w:pPr>
      <w:rPr>
        <w:rFonts w:ascii="Wingdings" w:hAnsi="Wingdings"/>
      </w:rPr>
    </w:lvl>
    <w:lvl w:ilvl="6">
      <w:numFmt w:val="bullet"/>
      <w:lvlText w:val=""/>
      <w:lvlJc w:val="left"/>
      <w:pPr>
        <w:ind w:left="4755" w:hanging="360"/>
      </w:pPr>
      <w:rPr>
        <w:rFonts w:ascii="Symbol" w:hAnsi="Symbol"/>
      </w:rPr>
    </w:lvl>
    <w:lvl w:ilvl="7">
      <w:numFmt w:val="bullet"/>
      <w:lvlText w:val="o"/>
      <w:lvlJc w:val="left"/>
      <w:pPr>
        <w:ind w:left="5475" w:hanging="360"/>
      </w:pPr>
      <w:rPr>
        <w:rFonts w:ascii="Courier New" w:hAnsi="Courier New" w:cs="Courier New"/>
      </w:rPr>
    </w:lvl>
    <w:lvl w:ilvl="8">
      <w:numFmt w:val="bullet"/>
      <w:lvlText w:val=""/>
      <w:lvlJc w:val="left"/>
      <w:pPr>
        <w:ind w:left="6195" w:hanging="360"/>
      </w:pPr>
      <w:rPr>
        <w:rFonts w:ascii="Wingdings" w:hAnsi="Wingdings"/>
      </w:rPr>
    </w:lvl>
  </w:abstractNum>
  <w:abstractNum w:abstractNumId="34">
    <w:nsid w:val="79FD3FE8"/>
    <w:multiLevelType w:val="hybridMultilevel"/>
    <w:tmpl w:val="C0587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33"/>
  </w:num>
  <w:num w:numId="3">
    <w:abstractNumId w:val="2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9"/>
  </w:num>
  <w:num w:numId="6">
    <w:abstractNumId w:val="27"/>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30"/>
  </w:num>
  <w:num w:numId="18">
    <w:abstractNumId w:val="16"/>
  </w:num>
  <w:num w:numId="19">
    <w:abstractNumId w:val="20"/>
  </w:num>
  <w:num w:numId="20">
    <w:abstractNumId w:val="13"/>
  </w:num>
  <w:num w:numId="21">
    <w:abstractNumId w:val="11"/>
  </w:num>
  <w:num w:numId="22">
    <w:abstractNumId w:val="18"/>
  </w:num>
  <w:num w:numId="23">
    <w:abstractNumId w:val="24"/>
  </w:num>
  <w:num w:numId="24">
    <w:abstractNumId w:val="10"/>
  </w:num>
  <w:num w:numId="25">
    <w:abstractNumId w:val="17"/>
  </w:num>
  <w:num w:numId="26">
    <w:abstractNumId w:val="26"/>
  </w:num>
  <w:num w:numId="27">
    <w:abstractNumId w:val="22"/>
  </w:num>
  <w:num w:numId="28">
    <w:abstractNumId w:val="23"/>
  </w:num>
  <w:num w:numId="29">
    <w:abstractNumId w:val="34"/>
  </w:num>
  <w:num w:numId="30">
    <w:abstractNumId w:val="31"/>
  </w:num>
  <w:num w:numId="31">
    <w:abstractNumId w:val="21"/>
  </w:num>
  <w:num w:numId="32">
    <w:abstractNumId w:val="28"/>
  </w:num>
  <w:num w:numId="33">
    <w:abstractNumId w:val="32"/>
  </w:num>
  <w:num w:numId="34">
    <w:abstractNumId w:val="14"/>
  </w:num>
  <w:num w:numId="3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savePreviewPicture/>
  <w:hdrShapeDefaults>
    <o:shapedefaults v:ext="edit" spidmax="26626"/>
  </w:hdrShapeDefaults>
  <w:footnotePr>
    <w:footnote w:id="-1"/>
    <w:footnote w:id="0"/>
  </w:footnotePr>
  <w:endnotePr>
    <w:endnote w:id="-1"/>
    <w:endnote w:id="0"/>
  </w:endnotePr>
  <w:compat/>
  <w:rsids>
    <w:rsidRoot w:val="00523618"/>
    <w:rsid w:val="00001611"/>
    <w:rsid w:val="00003228"/>
    <w:rsid w:val="00015992"/>
    <w:rsid w:val="00041BC1"/>
    <w:rsid w:val="00045302"/>
    <w:rsid w:val="000503A5"/>
    <w:rsid w:val="000703E1"/>
    <w:rsid w:val="000857BA"/>
    <w:rsid w:val="00091A19"/>
    <w:rsid w:val="00093265"/>
    <w:rsid w:val="0009513B"/>
    <w:rsid w:val="000979AA"/>
    <w:rsid w:val="000A0617"/>
    <w:rsid w:val="000A34DA"/>
    <w:rsid w:val="000A572D"/>
    <w:rsid w:val="000D712F"/>
    <w:rsid w:val="000E1C31"/>
    <w:rsid w:val="00111B8E"/>
    <w:rsid w:val="001144A6"/>
    <w:rsid w:val="00115F88"/>
    <w:rsid w:val="00117017"/>
    <w:rsid w:val="00122266"/>
    <w:rsid w:val="00123AE4"/>
    <w:rsid w:val="001602A1"/>
    <w:rsid w:val="001D339E"/>
    <w:rsid w:val="001D4E97"/>
    <w:rsid w:val="001E1889"/>
    <w:rsid w:val="001E3B1B"/>
    <w:rsid w:val="001E4757"/>
    <w:rsid w:val="00202388"/>
    <w:rsid w:val="00205838"/>
    <w:rsid w:val="0021217D"/>
    <w:rsid w:val="002213AD"/>
    <w:rsid w:val="00231520"/>
    <w:rsid w:val="00231CE0"/>
    <w:rsid w:val="00246C9B"/>
    <w:rsid w:val="00247760"/>
    <w:rsid w:val="00253CC7"/>
    <w:rsid w:val="002540C5"/>
    <w:rsid w:val="00275886"/>
    <w:rsid w:val="002851DF"/>
    <w:rsid w:val="002B327E"/>
    <w:rsid w:val="002C394A"/>
    <w:rsid w:val="002D4B49"/>
    <w:rsid w:val="002F72E4"/>
    <w:rsid w:val="00316766"/>
    <w:rsid w:val="0032657A"/>
    <w:rsid w:val="00330DBB"/>
    <w:rsid w:val="00333429"/>
    <w:rsid w:val="00352C72"/>
    <w:rsid w:val="003902BF"/>
    <w:rsid w:val="003A66BC"/>
    <w:rsid w:val="003B7773"/>
    <w:rsid w:val="003D451F"/>
    <w:rsid w:val="003E4D70"/>
    <w:rsid w:val="003E53C7"/>
    <w:rsid w:val="003F1AA2"/>
    <w:rsid w:val="003F4883"/>
    <w:rsid w:val="00403517"/>
    <w:rsid w:val="004255E3"/>
    <w:rsid w:val="00426DEB"/>
    <w:rsid w:val="00434925"/>
    <w:rsid w:val="00435585"/>
    <w:rsid w:val="0044585F"/>
    <w:rsid w:val="00456F9B"/>
    <w:rsid w:val="004633C9"/>
    <w:rsid w:val="00484BC3"/>
    <w:rsid w:val="004906D4"/>
    <w:rsid w:val="00490BDD"/>
    <w:rsid w:val="004940FE"/>
    <w:rsid w:val="00494AA1"/>
    <w:rsid w:val="004A0CFD"/>
    <w:rsid w:val="004A41A8"/>
    <w:rsid w:val="004A4B4B"/>
    <w:rsid w:val="004C75A9"/>
    <w:rsid w:val="004C7DD8"/>
    <w:rsid w:val="004E4C07"/>
    <w:rsid w:val="004F5947"/>
    <w:rsid w:val="00500623"/>
    <w:rsid w:val="00510F64"/>
    <w:rsid w:val="00512284"/>
    <w:rsid w:val="00515CA6"/>
    <w:rsid w:val="00516FD0"/>
    <w:rsid w:val="00520709"/>
    <w:rsid w:val="005213E0"/>
    <w:rsid w:val="00522E2B"/>
    <w:rsid w:val="00523618"/>
    <w:rsid w:val="00526B25"/>
    <w:rsid w:val="005452E0"/>
    <w:rsid w:val="00546E0B"/>
    <w:rsid w:val="0056005C"/>
    <w:rsid w:val="0057312A"/>
    <w:rsid w:val="00580472"/>
    <w:rsid w:val="005908D8"/>
    <w:rsid w:val="005A1EDE"/>
    <w:rsid w:val="005A700A"/>
    <w:rsid w:val="005B443A"/>
    <w:rsid w:val="005C25F2"/>
    <w:rsid w:val="005D109C"/>
    <w:rsid w:val="005D7EE4"/>
    <w:rsid w:val="005E3C0E"/>
    <w:rsid w:val="005E660D"/>
    <w:rsid w:val="005F5B9D"/>
    <w:rsid w:val="006225C8"/>
    <w:rsid w:val="0063069A"/>
    <w:rsid w:val="00643F78"/>
    <w:rsid w:val="00655D15"/>
    <w:rsid w:val="00667710"/>
    <w:rsid w:val="006731EB"/>
    <w:rsid w:val="00680140"/>
    <w:rsid w:val="00681D96"/>
    <w:rsid w:val="00682FF4"/>
    <w:rsid w:val="006B5023"/>
    <w:rsid w:val="006B5822"/>
    <w:rsid w:val="006B6116"/>
    <w:rsid w:val="006C3DE5"/>
    <w:rsid w:val="006D1F64"/>
    <w:rsid w:val="006D3B83"/>
    <w:rsid w:val="006D4C71"/>
    <w:rsid w:val="006E551B"/>
    <w:rsid w:val="006F5B66"/>
    <w:rsid w:val="0070060C"/>
    <w:rsid w:val="00701217"/>
    <w:rsid w:val="00705336"/>
    <w:rsid w:val="00712E5B"/>
    <w:rsid w:val="00717418"/>
    <w:rsid w:val="00717E92"/>
    <w:rsid w:val="00732602"/>
    <w:rsid w:val="00732ED3"/>
    <w:rsid w:val="00753FB5"/>
    <w:rsid w:val="00754C23"/>
    <w:rsid w:val="0078088E"/>
    <w:rsid w:val="00790DE8"/>
    <w:rsid w:val="007943D9"/>
    <w:rsid w:val="007A7226"/>
    <w:rsid w:val="007D19D6"/>
    <w:rsid w:val="007E2D18"/>
    <w:rsid w:val="008216C2"/>
    <w:rsid w:val="00823643"/>
    <w:rsid w:val="00835FCA"/>
    <w:rsid w:val="00841E4C"/>
    <w:rsid w:val="00846E13"/>
    <w:rsid w:val="00854863"/>
    <w:rsid w:val="00863836"/>
    <w:rsid w:val="00881DE7"/>
    <w:rsid w:val="008A2596"/>
    <w:rsid w:val="008B3BEA"/>
    <w:rsid w:val="008C2716"/>
    <w:rsid w:val="008C3458"/>
    <w:rsid w:val="008C64A0"/>
    <w:rsid w:val="008D6018"/>
    <w:rsid w:val="008F4087"/>
    <w:rsid w:val="008F40B3"/>
    <w:rsid w:val="009024B9"/>
    <w:rsid w:val="0090275B"/>
    <w:rsid w:val="00903A6C"/>
    <w:rsid w:val="00910CD3"/>
    <w:rsid w:val="0092457A"/>
    <w:rsid w:val="00930D1F"/>
    <w:rsid w:val="00932728"/>
    <w:rsid w:val="00936D64"/>
    <w:rsid w:val="009449D8"/>
    <w:rsid w:val="00947DC0"/>
    <w:rsid w:val="009747BC"/>
    <w:rsid w:val="00981B54"/>
    <w:rsid w:val="009968E3"/>
    <w:rsid w:val="009A78C4"/>
    <w:rsid w:val="009B0939"/>
    <w:rsid w:val="009E0D3B"/>
    <w:rsid w:val="009E3C38"/>
    <w:rsid w:val="009F6A4C"/>
    <w:rsid w:val="009F74C2"/>
    <w:rsid w:val="00A2132B"/>
    <w:rsid w:val="00A32227"/>
    <w:rsid w:val="00A33159"/>
    <w:rsid w:val="00A337EB"/>
    <w:rsid w:val="00A42FB8"/>
    <w:rsid w:val="00A4716F"/>
    <w:rsid w:val="00A64E63"/>
    <w:rsid w:val="00A71201"/>
    <w:rsid w:val="00A7377B"/>
    <w:rsid w:val="00A742AD"/>
    <w:rsid w:val="00A830B9"/>
    <w:rsid w:val="00A87311"/>
    <w:rsid w:val="00A9544D"/>
    <w:rsid w:val="00A95B4A"/>
    <w:rsid w:val="00AA1A54"/>
    <w:rsid w:val="00AA59C1"/>
    <w:rsid w:val="00AC14CB"/>
    <w:rsid w:val="00AD5F85"/>
    <w:rsid w:val="00AE0047"/>
    <w:rsid w:val="00AE2565"/>
    <w:rsid w:val="00AE45F6"/>
    <w:rsid w:val="00AE6642"/>
    <w:rsid w:val="00AF4802"/>
    <w:rsid w:val="00B13836"/>
    <w:rsid w:val="00B2449B"/>
    <w:rsid w:val="00B30FE3"/>
    <w:rsid w:val="00B43C06"/>
    <w:rsid w:val="00B5254D"/>
    <w:rsid w:val="00B54814"/>
    <w:rsid w:val="00B54B8A"/>
    <w:rsid w:val="00B64467"/>
    <w:rsid w:val="00B6569A"/>
    <w:rsid w:val="00B669CA"/>
    <w:rsid w:val="00B7107A"/>
    <w:rsid w:val="00B843BD"/>
    <w:rsid w:val="00B900E0"/>
    <w:rsid w:val="00BA14AD"/>
    <w:rsid w:val="00BB497C"/>
    <w:rsid w:val="00BC0462"/>
    <w:rsid w:val="00BC1D48"/>
    <w:rsid w:val="00BD6B4D"/>
    <w:rsid w:val="00BE4962"/>
    <w:rsid w:val="00C10094"/>
    <w:rsid w:val="00C12E7C"/>
    <w:rsid w:val="00C20BBA"/>
    <w:rsid w:val="00C419C7"/>
    <w:rsid w:val="00C51065"/>
    <w:rsid w:val="00C56675"/>
    <w:rsid w:val="00C70893"/>
    <w:rsid w:val="00C7499C"/>
    <w:rsid w:val="00C74F44"/>
    <w:rsid w:val="00C768DD"/>
    <w:rsid w:val="00C80A43"/>
    <w:rsid w:val="00C92D0A"/>
    <w:rsid w:val="00CB24FF"/>
    <w:rsid w:val="00CC0619"/>
    <w:rsid w:val="00CC1633"/>
    <w:rsid w:val="00CC6A11"/>
    <w:rsid w:val="00CD4F4B"/>
    <w:rsid w:val="00CD7031"/>
    <w:rsid w:val="00CE2863"/>
    <w:rsid w:val="00D304D2"/>
    <w:rsid w:val="00D3630B"/>
    <w:rsid w:val="00D52647"/>
    <w:rsid w:val="00D60B99"/>
    <w:rsid w:val="00D6261E"/>
    <w:rsid w:val="00D75F62"/>
    <w:rsid w:val="00D8005E"/>
    <w:rsid w:val="00D93BB7"/>
    <w:rsid w:val="00DB6FE7"/>
    <w:rsid w:val="00DC0988"/>
    <w:rsid w:val="00DD0064"/>
    <w:rsid w:val="00DD1516"/>
    <w:rsid w:val="00DD2B0C"/>
    <w:rsid w:val="00DD6F39"/>
    <w:rsid w:val="00DE0256"/>
    <w:rsid w:val="00DE4637"/>
    <w:rsid w:val="00DE62EC"/>
    <w:rsid w:val="00E02075"/>
    <w:rsid w:val="00E03D14"/>
    <w:rsid w:val="00E04A72"/>
    <w:rsid w:val="00E06509"/>
    <w:rsid w:val="00E073DA"/>
    <w:rsid w:val="00E21CCC"/>
    <w:rsid w:val="00E2510A"/>
    <w:rsid w:val="00E35ABC"/>
    <w:rsid w:val="00E47167"/>
    <w:rsid w:val="00E520EF"/>
    <w:rsid w:val="00E544C2"/>
    <w:rsid w:val="00E65EB6"/>
    <w:rsid w:val="00E7079B"/>
    <w:rsid w:val="00E72FA8"/>
    <w:rsid w:val="00E85B65"/>
    <w:rsid w:val="00EA6B0C"/>
    <w:rsid w:val="00EC58D7"/>
    <w:rsid w:val="00ED221C"/>
    <w:rsid w:val="00EF7768"/>
    <w:rsid w:val="00F17494"/>
    <w:rsid w:val="00F35378"/>
    <w:rsid w:val="00F4000D"/>
    <w:rsid w:val="00F51A3B"/>
    <w:rsid w:val="00F72879"/>
    <w:rsid w:val="00F746AB"/>
    <w:rsid w:val="00F754D5"/>
    <w:rsid w:val="00F85595"/>
    <w:rsid w:val="00F92E68"/>
    <w:rsid w:val="00F96899"/>
    <w:rsid w:val="00F97465"/>
    <w:rsid w:val="00FB5C15"/>
    <w:rsid w:val="00FC1AB3"/>
    <w:rsid w:val="00FD52A0"/>
    <w:rsid w:val="00FE7DBF"/>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23618"/>
    <w:pPr>
      <w:bidi/>
      <w:jc w:val="center"/>
    </w:pPr>
    <w:rPr>
      <w:sz w:val="22"/>
      <w:szCs w:val="22"/>
    </w:rPr>
  </w:style>
  <w:style w:type="paragraph" w:styleId="1">
    <w:name w:val="heading 1"/>
    <w:basedOn w:val="a"/>
    <w:next w:val="a"/>
    <w:link w:val="10"/>
    <w:uiPriority w:val="9"/>
    <w:qFormat/>
    <w:rsid w:val="00DE025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DE025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E025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3618"/>
    <w:pPr>
      <w:tabs>
        <w:tab w:val="center" w:pos="4153"/>
        <w:tab w:val="right" w:pos="8306"/>
      </w:tabs>
    </w:pPr>
  </w:style>
  <w:style w:type="character" w:customStyle="1" w:styleId="a4">
    <w:name w:val="כותרת עליונה תו"/>
    <w:link w:val="a3"/>
    <w:uiPriority w:val="99"/>
    <w:rsid w:val="00523618"/>
    <w:rPr>
      <w:rFonts w:ascii="Calibri" w:eastAsia="Calibri" w:hAnsi="Calibri" w:cs="Arial"/>
    </w:rPr>
  </w:style>
  <w:style w:type="character" w:styleId="Hyperlink">
    <w:name w:val="Hyperlink"/>
    <w:uiPriority w:val="99"/>
    <w:rsid w:val="00523618"/>
    <w:rPr>
      <w:color w:val="0000FF"/>
      <w:u w:val="single"/>
    </w:rPr>
  </w:style>
  <w:style w:type="paragraph" w:styleId="a5">
    <w:name w:val="footer"/>
    <w:basedOn w:val="a"/>
    <w:link w:val="a6"/>
    <w:uiPriority w:val="99"/>
    <w:unhideWhenUsed/>
    <w:rsid w:val="00045302"/>
    <w:pPr>
      <w:tabs>
        <w:tab w:val="center" w:pos="4153"/>
        <w:tab w:val="right" w:pos="8306"/>
      </w:tabs>
    </w:pPr>
  </w:style>
  <w:style w:type="character" w:customStyle="1" w:styleId="a6">
    <w:name w:val="כותרת תחתונה תו"/>
    <w:link w:val="a5"/>
    <w:uiPriority w:val="99"/>
    <w:rsid w:val="00045302"/>
    <w:rPr>
      <w:sz w:val="22"/>
      <w:szCs w:val="22"/>
    </w:rPr>
  </w:style>
  <w:style w:type="paragraph" w:styleId="a7">
    <w:name w:val="List Paragraph"/>
    <w:basedOn w:val="a"/>
    <w:uiPriority w:val="34"/>
    <w:qFormat/>
    <w:rsid w:val="003D451F"/>
    <w:pPr>
      <w:ind w:left="720"/>
      <w:contextualSpacing/>
      <w:jc w:val="left"/>
    </w:pPr>
    <w:rPr>
      <w:rFonts w:ascii="Times New Roman" w:eastAsia="Times New Roman" w:hAnsi="Times New Roman" w:cs="David"/>
      <w:sz w:val="20"/>
      <w:szCs w:val="24"/>
      <w:lang w:eastAsia="he-IL"/>
    </w:rPr>
  </w:style>
  <w:style w:type="character" w:customStyle="1" w:styleId="longtext">
    <w:name w:val="long_text"/>
    <w:basedOn w:val="a0"/>
    <w:rsid w:val="003D451F"/>
  </w:style>
  <w:style w:type="paragraph" w:styleId="a8">
    <w:name w:val="Balloon Text"/>
    <w:basedOn w:val="a"/>
    <w:link w:val="a9"/>
    <w:uiPriority w:val="99"/>
    <w:semiHidden/>
    <w:unhideWhenUsed/>
    <w:rsid w:val="003E4D70"/>
    <w:rPr>
      <w:rFonts w:ascii="Tahoma" w:hAnsi="Tahoma" w:cs="Tahoma"/>
      <w:sz w:val="16"/>
      <w:szCs w:val="16"/>
    </w:rPr>
  </w:style>
  <w:style w:type="character" w:customStyle="1" w:styleId="a9">
    <w:name w:val="טקסט בלונים תו"/>
    <w:link w:val="a8"/>
    <w:uiPriority w:val="99"/>
    <w:semiHidden/>
    <w:rsid w:val="003E4D70"/>
    <w:rPr>
      <w:rFonts w:ascii="Tahoma" w:hAnsi="Tahoma" w:cs="Tahoma"/>
      <w:sz w:val="16"/>
      <w:szCs w:val="16"/>
    </w:rPr>
  </w:style>
  <w:style w:type="character" w:customStyle="1" w:styleId="10">
    <w:name w:val="כותרת 1 תו"/>
    <w:basedOn w:val="a0"/>
    <w:link w:val="1"/>
    <w:uiPriority w:val="9"/>
    <w:rsid w:val="00DE0256"/>
    <w:rPr>
      <w:rFonts w:asciiTheme="majorHAnsi" w:eastAsiaTheme="majorEastAsia" w:hAnsiTheme="majorHAnsi" w:cstheme="majorBidi"/>
      <w:color w:val="2E74B5" w:themeColor="accent1" w:themeShade="BF"/>
      <w:sz w:val="32"/>
      <w:szCs w:val="32"/>
    </w:rPr>
  </w:style>
  <w:style w:type="character" w:customStyle="1" w:styleId="20">
    <w:name w:val="כותרת 2 תו"/>
    <w:basedOn w:val="a0"/>
    <w:link w:val="2"/>
    <w:uiPriority w:val="9"/>
    <w:rsid w:val="00DE0256"/>
    <w:rPr>
      <w:rFonts w:asciiTheme="majorHAnsi" w:eastAsiaTheme="majorEastAsia" w:hAnsiTheme="majorHAnsi" w:cstheme="majorBidi"/>
      <w:color w:val="2E74B5" w:themeColor="accent1" w:themeShade="BF"/>
      <w:sz w:val="26"/>
      <w:szCs w:val="26"/>
    </w:rPr>
  </w:style>
  <w:style w:type="character" w:customStyle="1" w:styleId="30">
    <w:name w:val="כותרת 3 תו"/>
    <w:basedOn w:val="a0"/>
    <w:link w:val="3"/>
    <w:uiPriority w:val="9"/>
    <w:rsid w:val="00DE0256"/>
    <w:rPr>
      <w:rFonts w:asciiTheme="majorHAnsi" w:eastAsiaTheme="majorEastAsia" w:hAnsiTheme="majorHAnsi" w:cstheme="majorBidi"/>
      <w:color w:val="1F4D78" w:themeColor="accent1" w:themeShade="7F"/>
      <w:sz w:val="24"/>
      <w:szCs w:val="24"/>
    </w:rPr>
  </w:style>
  <w:style w:type="table" w:styleId="aa">
    <w:name w:val="Table Grid"/>
    <w:basedOn w:val="a1"/>
    <w:uiPriority w:val="59"/>
    <w:rsid w:val="00DE0256"/>
    <w:rPr>
      <w:rFonts w:asciiTheme="minorHAnsi" w:eastAsiaTheme="minorHAnsi"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b">
    <w:name w:val="TOC Heading"/>
    <w:basedOn w:val="1"/>
    <w:next w:val="a"/>
    <w:uiPriority w:val="39"/>
    <w:unhideWhenUsed/>
    <w:qFormat/>
    <w:rsid w:val="00FB5C15"/>
    <w:pPr>
      <w:spacing w:before="480" w:line="276" w:lineRule="auto"/>
      <w:jc w:val="left"/>
      <w:outlineLvl w:val="9"/>
    </w:pPr>
    <w:rPr>
      <w:b/>
      <w:bCs/>
      <w:sz w:val="28"/>
      <w:szCs w:val="28"/>
      <w:rtl/>
      <w:cs/>
    </w:rPr>
  </w:style>
  <w:style w:type="paragraph" w:styleId="TOC1">
    <w:name w:val="toc 1"/>
    <w:basedOn w:val="a"/>
    <w:next w:val="a"/>
    <w:autoRedefine/>
    <w:uiPriority w:val="39"/>
    <w:unhideWhenUsed/>
    <w:rsid w:val="00FB5C15"/>
    <w:pPr>
      <w:spacing w:before="240" w:after="120"/>
      <w:jc w:val="left"/>
    </w:pPr>
    <w:rPr>
      <w:rFonts w:asciiTheme="minorHAnsi" w:hAnsiTheme="minorHAnsi"/>
      <w:b/>
      <w:bCs/>
      <w:caps/>
      <w:u w:val="single"/>
    </w:rPr>
  </w:style>
  <w:style w:type="paragraph" w:styleId="TOC2">
    <w:name w:val="toc 2"/>
    <w:basedOn w:val="a"/>
    <w:next w:val="a"/>
    <w:autoRedefine/>
    <w:uiPriority w:val="39"/>
    <w:unhideWhenUsed/>
    <w:rsid w:val="00FB5C15"/>
    <w:pPr>
      <w:jc w:val="left"/>
    </w:pPr>
    <w:rPr>
      <w:rFonts w:asciiTheme="minorHAnsi" w:hAnsiTheme="minorHAnsi"/>
      <w:b/>
      <w:bCs/>
      <w:smallCaps/>
    </w:rPr>
  </w:style>
  <w:style w:type="paragraph" w:styleId="NormalWeb">
    <w:name w:val="Normal (Web)"/>
    <w:basedOn w:val="a"/>
    <w:uiPriority w:val="99"/>
    <w:unhideWhenUsed/>
    <w:rsid w:val="00FB5C15"/>
    <w:pPr>
      <w:bidi w:val="0"/>
      <w:spacing w:before="100" w:beforeAutospacing="1" w:after="100" w:afterAutospacing="1"/>
      <w:jc w:val="left"/>
    </w:pPr>
    <w:rPr>
      <w:rFonts w:ascii="Times New Roman" w:eastAsia="Times New Roman" w:hAnsi="Times New Roman" w:cs="Times New Roman"/>
      <w:sz w:val="24"/>
      <w:szCs w:val="24"/>
    </w:rPr>
  </w:style>
  <w:style w:type="paragraph" w:styleId="ac">
    <w:name w:val="No Spacing"/>
    <w:uiPriority w:val="1"/>
    <w:qFormat/>
    <w:rsid w:val="00FB5C15"/>
    <w:pPr>
      <w:bidi/>
      <w:jc w:val="center"/>
    </w:pPr>
    <w:rPr>
      <w:sz w:val="22"/>
      <w:szCs w:val="22"/>
    </w:rPr>
  </w:style>
  <w:style w:type="paragraph" w:styleId="HTML">
    <w:name w:val="HTML Preformatted"/>
    <w:basedOn w:val="a"/>
    <w:link w:val="HTML0"/>
    <w:uiPriority w:val="99"/>
    <w:semiHidden/>
    <w:unhideWhenUsed/>
    <w:rsid w:val="002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left"/>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2D4B49"/>
    <w:rPr>
      <w:rFonts w:ascii="Courier New" w:eastAsia="Times New Roman" w:hAnsi="Courier New" w:cs="Courier New"/>
    </w:rPr>
  </w:style>
  <w:style w:type="character" w:styleId="FollowedHyperlink">
    <w:name w:val="FollowedHyperlink"/>
    <w:basedOn w:val="a0"/>
    <w:uiPriority w:val="99"/>
    <w:semiHidden/>
    <w:unhideWhenUsed/>
    <w:rsid w:val="005C25F2"/>
    <w:rPr>
      <w:color w:val="954F72" w:themeColor="followedHyperlink"/>
      <w:u w:val="single"/>
    </w:rPr>
  </w:style>
  <w:style w:type="table" w:customStyle="1" w:styleId="GridTable6ColorfulAccent3">
    <w:name w:val="Grid Table 6 Colorful Accent 3"/>
    <w:basedOn w:val="a1"/>
    <w:uiPriority w:val="51"/>
    <w:rsid w:val="00426DEB"/>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ad">
    <w:name w:val="annotation reference"/>
    <w:basedOn w:val="a0"/>
    <w:uiPriority w:val="99"/>
    <w:semiHidden/>
    <w:unhideWhenUsed/>
    <w:rsid w:val="009449D8"/>
    <w:rPr>
      <w:sz w:val="16"/>
      <w:szCs w:val="16"/>
    </w:rPr>
  </w:style>
  <w:style w:type="paragraph" w:styleId="ae">
    <w:name w:val="annotation text"/>
    <w:basedOn w:val="a"/>
    <w:link w:val="af"/>
    <w:uiPriority w:val="99"/>
    <w:semiHidden/>
    <w:unhideWhenUsed/>
    <w:rsid w:val="009449D8"/>
    <w:rPr>
      <w:sz w:val="20"/>
      <w:szCs w:val="20"/>
    </w:rPr>
  </w:style>
  <w:style w:type="character" w:customStyle="1" w:styleId="af">
    <w:name w:val="טקסט הערה תו"/>
    <w:basedOn w:val="a0"/>
    <w:link w:val="ae"/>
    <w:uiPriority w:val="99"/>
    <w:semiHidden/>
    <w:rsid w:val="009449D8"/>
  </w:style>
  <w:style w:type="paragraph" w:styleId="af0">
    <w:name w:val="annotation subject"/>
    <w:basedOn w:val="ae"/>
    <w:next w:val="ae"/>
    <w:link w:val="af1"/>
    <w:uiPriority w:val="99"/>
    <w:semiHidden/>
    <w:unhideWhenUsed/>
    <w:rsid w:val="009449D8"/>
    <w:rPr>
      <w:b/>
      <w:bCs/>
    </w:rPr>
  </w:style>
  <w:style w:type="character" w:customStyle="1" w:styleId="af1">
    <w:name w:val="נושא הערה תו"/>
    <w:basedOn w:val="af"/>
    <w:link w:val="af0"/>
    <w:uiPriority w:val="99"/>
    <w:semiHidden/>
    <w:rsid w:val="009449D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9427307">
      <w:bodyDiv w:val="1"/>
      <w:marLeft w:val="0"/>
      <w:marRight w:val="0"/>
      <w:marTop w:val="0"/>
      <w:marBottom w:val="0"/>
      <w:divBdr>
        <w:top w:val="none" w:sz="0" w:space="0" w:color="auto"/>
        <w:left w:val="none" w:sz="0" w:space="0" w:color="auto"/>
        <w:bottom w:val="none" w:sz="0" w:space="0" w:color="auto"/>
        <w:right w:val="none" w:sz="0" w:space="0" w:color="auto"/>
      </w:divBdr>
      <w:divsChild>
        <w:div w:id="659963969">
          <w:marLeft w:val="0"/>
          <w:marRight w:val="360"/>
          <w:marTop w:val="200"/>
          <w:marBottom w:val="0"/>
          <w:divBdr>
            <w:top w:val="none" w:sz="0" w:space="0" w:color="auto"/>
            <w:left w:val="none" w:sz="0" w:space="0" w:color="auto"/>
            <w:bottom w:val="none" w:sz="0" w:space="0" w:color="auto"/>
            <w:right w:val="none" w:sz="0" w:space="0" w:color="auto"/>
          </w:divBdr>
        </w:div>
        <w:div w:id="604967221">
          <w:marLeft w:val="0"/>
          <w:marRight w:val="360"/>
          <w:marTop w:val="200"/>
          <w:marBottom w:val="0"/>
          <w:divBdr>
            <w:top w:val="none" w:sz="0" w:space="0" w:color="auto"/>
            <w:left w:val="none" w:sz="0" w:space="0" w:color="auto"/>
            <w:bottom w:val="none" w:sz="0" w:space="0" w:color="auto"/>
            <w:right w:val="none" w:sz="0" w:space="0" w:color="auto"/>
          </w:divBdr>
        </w:div>
        <w:div w:id="1111239148">
          <w:marLeft w:val="0"/>
          <w:marRight w:val="360"/>
          <w:marTop w:val="200"/>
          <w:marBottom w:val="0"/>
          <w:divBdr>
            <w:top w:val="none" w:sz="0" w:space="0" w:color="auto"/>
            <w:left w:val="none" w:sz="0" w:space="0" w:color="auto"/>
            <w:bottom w:val="none" w:sz="0" w:space="0" w:color="auto"/>
            <w:right w:val="none" w:sz="0" w:space="0" w:color="auto"/>
          </w:divBdr>
        </w:div>
        <w:div w:id="1064259584">
          <w:marLeft w:val="0"/>
          <w:marRight w:val="1080"/>
          <w:marTop w:val="100"/>
          <w:marBottom w:val="0"/>
          <w:divBdr>
            <w:top w:val="none" w:sz="0" w:space="0" w:color="auto"/>
            <w:left w:val="none" w:sz="0" w:space="0" w:color="auto"/>
            <w:bottom w:val="none" w:sz="0" w:space="0" w:color="auto"/>
            <w:right w:val="none" w:sz="0" w:space="0" w:color="auto"/>
          </w:divBdr>
        </w:div>
        <w:div w:id="1027101398">
          <w:marLeft w:val="0"/>
          <w:marRight w:val="1080"/>
          <w:marTop w:val="100"/>
          <w:marBottom w:val="0"/>
          <w:divBdr>
            <w:top w:val="none" w:sz="0" w:space="0" w:color="auto"/>
            <w:left w:val="none" w:sz="0" w:space="0" w:color="auto"/>
            <w:bottom w:val="none" w:sz="0" w:space="0" w:color="auto"/>
            <w:right w:val="none" w:sz="0" w:space="0" w:color="auto"/>
          </w:divBdr>
        </w:div>
        <w:div w:id="669451021">
          <w:marLeft w:val="0"/>
          <w:marRight w:val="1080"/>
          <w:marTop w:val="100"/>
          <w:marBottom w:val="0"/>
          <w:divBdr>
            <w:top w:val="none" w:sz="0" w:space="0" w:color="auto"/>
            <w:left w:val="none" w:sz="0" w:space="0" w:color="auto"/>
            <w:bottom w:val="none" w:sz="0" w:space="0" w:color="auto"/>
            <w:right w:val="none" w:sz="0" w:space="0" w:color="auto"/>
          </w:divBdr>
        </w:div>
        <w:div w:id="683482332">
          <w:marLeft w:val="0"/>
          <w:marRight w:val="360"/>
          <w:marTop w:val="200"/>
          <w:marBottom w:val="0"/>
          <w:divBdr>
            <w:top w:val="none" w:sz="0" w:space="0" w:color="auto"/>
            <w:left w:val="none" w:sz="0" w:space="0" w:color="auto"/>
            <w:bottom w:val="none" w:sz="0" w:space="0" w:color="auto"/>
            <w:right w:val="none" w:sz="0" w:space="0" w:color="auto"/>
          </w:divBdr>
        </w:div>
        <w:div w:id="1479760575">
          <w:marLeft w:val="0"/>
          <w:marRight w:val="360"/>
          <w:marTop w:val="200"/>
          <w:marBottom w:val="0"/>
          <w:divBdr>
            <w:top w:val="none" w:sz="0" w:space="0" w:color="auto"/>
            <w:left w:val="none" w:sz="0" w:space="0" w:color="auto"/>
            <w:bottom w:val="none" w:sz="0" w:space="0" w:color="auto"/>
            <w:right w:val="none" w:sz="0" w:space="0" w:color="auto"/>
          </w:divBdr>
        </w:div>
      </w:divsChild>
    </w:div>
    <w:div w:id="157692347">
      <w:bodyDiv w:val="1"/>
      <w:marLeft w:val="0"/>
      <w:marRight w:val="0"/>
      <w:marTop w:val="0"/>
      <w:marBottom w:val="0"/>
      <w:divBdr>
        <w:top w:val="none" w:sz="0" w:space="0" w:color="auto"/>
        <w:left w:val="none" w:sz="0" w:space="0" w:color="auto"/>
        <w:bottom w:val="none" w:sz="0" w:space="0" w:color="auto"/>
        <w:right w:val="none" w:sz="0" w:space="0" w:color="auto"/>
      </w:divBdr>
    </w:div>
    <w:div w:id="886453269">
      <w:bodyDiv w:val="1"/>
      <w:marLeft w:val="0"/>
      <w:marRight w:val="0"/>
      <w:marTop w:val="0"/>
      <w:marBottom w:val="0"/>
      <w:divBdr>
        <w:top w:val="none" w:sz="0" w:space="0" w:color="auto"/>
        <w:left w:val="none" w:sz="0" w:space="0" w:color="auto"/>
        <w:bottom w:val="none" w:sz="0" w:space="0" w:color="auto"/>
        <w:right w:val="none" w:sz="0" w:space="0" w:color="auto"/>
      </w:divBdr>
    </w:div>
    <w:div w:id="1222063065">
      <w:bodyDiv w:val="1"/>
      <w:marLeft w:val="0"/>
      <w:marRight w:val="0"/>
      <w:marTop w:val="0"/>
      <w:marBottom w:val="0"/>
      <w:divBdr>
        <w:top w:val="none" w:sz="0" w:space="0" w:color="auto"/>
        <w:left w:val="none" w:sz="0" w:space="0" w:color="auto"/>
        <w:bottom w:val="none" w:sz="0" w:space="0" w:color="auto"/>
        <w:right w:val="none" w:sz="0" w:space="0" w:color="auto"/>
      </w:divBdr>
      <w:divsChild>
        <w:div w:id="1562446017">
          <w:marLeft w:val="0"/>
          <w:marRight w:val="360"/>
          <w:marTop w:val="200"/>
          <w:marBottom w:val="0"/>
          <w:divBdr>
            <w:top w:val="none" w:sz="0" w:space="0" w:color="auto"/>
            <w:left w:val="none" w:sz="0" w:space="0" w:color="auto"/>
            <w:bottom w:val="none" w:sz="0" w:space="0" w:color="auto"/>
            <w:right w:val="none" w:sz="0" w:space="0" w:color="auto"/>
          </w:divBdr>
        </w:div>
        <w:div w:id="528303940">
          <w:marLeft w:val="0"/>
          <w:marRight w:val="360"/>
          <w:marTop w:val="200"/>
          <w:marBottom w:val="0"/>
          <w:divBdr>
            <w:top w:val="none" w:sz="0" w:space="0" w:color="auto"/>
            <w:left w:val="none" w:sz="0" w:space="0" w:color="auto"/>
            <w:bottom w:val="none" w:sz="0" w:space="0" w:color="auto"/>
            <w:right w:val="none" w:sz="0" w:space="0" w:color="auto"/>
          </w:divBdr>
        </w:div>
        <w:div w:id="1925215659">
          <w:marLeft w:val="0"/>
          <w:marRight w:val="1080"/>
          <w:marTop w:val="100"/>
          <w:marBottom w:val="0"/>
          <w:divBdr>
            <w:top w:val="none" w:sz="0" w:space="0" w:color="auto"/>
            <w:left w:val="none" w:sz="0" w:space="0" w:color="auto"/>
            <w:bottom w:val="none" w:sz="0" w:space="0" w:color="auto"/>
            <w:right w:val="none" w:sz="0" w:space="0" w:color="auto"/>
          </w:divBdr>
        </w:div>
        <w:div w:id="1855411156">
          <w:marLeft w:val="0"/>
          <w:marRight w:val="1080"/>
          <w:marTop w:val="100"/>
          <w:marBottom w:val="0"/>
          <w:divBdr>
            <w:top w:val="none" w:sz="0" w:space="0" w:color="auto"/>
            <w:left w:val="none" w:sz="0" w:space="0" w:color="auto"/>
            <w:bottom w:val="none" w:sz="0" w:space="0" w:color="auto"/>
            <w:right w:val="none" w:sz="0" w:space="0" w:color="auto"/>
          </w:divBdr>
        </w:div>
        <w:div w:id="968438152">
          <w:marLeft w:val="0"/>
          <w:marRight w:val="1080"/>
          <w:marTop w:val="100"/>
          <w:marBottom w:val="0"/>
          <w:divBdr>
            <w:top w:val="none" w:sz="0" w:space="0" w:color="auto"/>
            <w:left w:val="none" w:sz="0" w:space="0" w:color="auto"/>
            <w:bottom w:val="none" w:sz="0" w:space="0" w:color="auto"/>
            <w:right w:val="none" w:sz="0" w:space="0" w:color="auto"/>
          </w:divBdr>
        </w:div>
        <w:div w:id="633100708">
          <w:marLeft w:val="0"/>
          <w:marRight w:val="1080"/>
          <w:marTop w:val="100"/>
          <w:marBottom w:val="0"/>
          <w:divBdr>
            <w:top w:val="none" w:sz="0" w:space="0" w:color="auto"/>
            <w:left w:val="none" w:sz="0" w:space="0" w:color="auto"/>
            <w:bottom w:val="none" w:sz="0" w:space="0" w:color="auto"/>
            <w:right w:val="none" w:sz="0" w:space="0" w:color="auto"/>
          </w:divBdr>
        </w:div>
        <w:div w:id="783038997">
          <w:marLeft w:val="0"/>
          <w:marRight w:val="360"/>
          <w:marTop w:val="200"/>
          <w:marBottom w:val="0"/>
          <w:divBdr>
            <w:top w:val="none" w:sz="0" w:space="0" w:color="auto"/>
            <w:left w:val="none" w:sz="0" w:space="0" w:color="auto"/>
            <w:bottom w:val="none" w:sz="0" w:space="0" w:color="auto"/>
            <w:right w:val="none" w:sz="0" w:space="0" w:color="auto"/>
          </w:divBdr>
        </w:div>
      </w:divsChild>
    </w:div>
    <w:div w:id="1227644733">
      <w:bodyDiv w:val="1"/>
      <w:marLeft w:val="0"/>
      <w:marRight w:val="0"/>
      <w:marTop w:val="0"/>
      <w:marBottom w:val="0"/>
      <w:divBdr>
        <w:top w:val="none" w:sz="0" w:space="0" w:color="auto"/>
        <w:left w:val="none" w:sz="0" w:space="0" w:color="auto"/>
        <w:bottom w:val="none" w:sz="0" w:space="0" w:color="auto"/>
        <w:right w:val="none" w:sz="0" w:space="0" w:color="auto"/>
      </w:divBdr>
      <w:divsChild>
        <w:div w:id="259147123">
          <w:marLeft w:val="0"/>
          <w:marRight w:val="360"/>
          <w:marTop w:val="200"/>
          <w:marBottom w:val="0"/>
          <w:divBdr>
            <w:top w:val="none" w:sz="0" w:space="0" w:color="auto"/>
            <w:left w:val="none" w:sz="0" w:space="0" w:color="auto"/>
            <w:bottom w:val="none" w:sz="0" w:space="0" w:color="auto"/>
            <w:right w:val="none" w:sz="0" w:space="0" w:color="auto"/>
          </w:divBdr>
        </w:div>
        <w:div w:id="1315797686">
          <w:marLeft w:val="0"/>
          <w:marRight w:val="360"/>
          <w:marTop w:val="200"/>
          <w:marBottom w:val="0"/>
          <w:divBdr>
            <w:top w:val="none" w:sz="0" w:space="0" w:color="auto"/>
            <w:left w:val="none" w:sz="0" w:space="0" w:color="auto"/>
            <w:bottom w:val="none" w:sz="0" w:space="0" w:color="auto"/>
            <w:right w:val="none" w:sz="0" w:space="0" w:color="auto"/>
          </w:divBdr>
        </w:div>
        <w:div w:id="1471821713">
          <w:marLeft w:val="0"/>
          <w:marRight w:val="360"/>
          <w:marTop w:val="200"/>
          <w:marBottom w:val="0"/>
          <w:divBdr>
            <w:top w:val="none" w:sz="0" w:space="0" w:color="auto"/>
            <w:left w:val="none" w:sz="0" w:space="0" w:color="auto"/>
            <w:bottom w:val="none" w:sz="0" w:space="0" w:color="auto"/>
            <w:right w:val="none" w:sz="0" w:space="0" w:color="auto"/>
          </w:divBdr>
        </w:div>
        <w:div w:id="2077241759">
          <w:marLeft w:val="0"/>
          <w:marRight w:val="360"/>
          <w:marTop w:val="200"/>
          <w:marBottom w:val="0"/>
          <w:divBdr>
            <w:top w:val="none" w:sz="0" w:space="0" w:color="auto"/>
            <w:left w:val="none" w:sz="0" w:space="0" w:color="auto"/>
            <w:bottom w:val="none" w:sz="0" w:space="0" w:color="auto"/>
            <w:right w:val="none" w:sz="0" w:space="0" w:color="auto"/>
          </w:divBdr>
        </w:div>
      </w:divsChild>
    </w:div>
    <w:div w:id="1580601773">
      <w:bodyDiv w:val="1"/>
      <w:marLeft w:val="0"/>
      <w:marRight w:val="0"/>
      <w:marTop w:val="0"/>
      <w:marBottom w:val="0"/>
      <w:divBdr>
        <w:top w:val="none" w:sz="0" w:space="0" w:color="auto"/>
        <w:left w:val="none" w:sz="0" w:space="0" w:color="auto"/>
        <w:bottom w:val="none" w:sz="0" w:space="0" w:color="auto"/>
        <w:right w:val="none" w:sz="0" w:space="0" w:color="auto"/>
      </w:divBdr>
      <w:divsChild>
        <w:div w:id="2137943894">
          <w:marLeft w:val="0"/>
          <w:marRight w:val="360"/>
          <w:marTop w:val="200"/>
          <w:marBottom w:val="0"/>
          <w:divBdr>
            <w:top w:val="none" w:sz="0" w:space="0" w:color="auto"/>
            <w:left w:val="none" w:sz="0" w:space="0" w:color="auto"/>
            <w:bottom w:val="none" w:sz="0" w:space="0" w:color="auto"/>
            <w:right w:val="none" w:sz="0" w:space="0" w:color="auto"/>
          </w:divBdr>
        </w:div>
        <w:div w:id="1491675294">
          <w:marLeft w:val="0"/>
          <w:marRight w:val="360"/>
          <w:marTop w:val="200"/>
          <w:marBottom w:val="0"/>
          <w:divBdr>
            <w:top w:val="none" w:sz="0" w:space="0" w:color="auto"/>
            <w:left w:val="none" w:sz="0" w:space="0" w:color="auto"/>
            <w:bottom w:val="none" w:sz="0" w:space="0" w:color="auto"/>
            <w:right w:val="none" w:sz="0" w:space="0" w:color="auto"/>
          </w:divBdr>
        </w:div>
        <w:div w:id="1882015643">
          <w:marLeft w:val="0"/>
          <w:marRight w:val="1080"/>
          <w:marTop w:val="100"/>
          <w:marBottom w:val="0"/>
          <w:divBdr>
            <w:top w:val="none" w:sz="0" w:space="0" w:color="auto"/>
            <w:left w:val="none" w:sz="0" w:space="0" w:color="auto"/>
            <w:bottom w:val="none" w:sz="0" w:space="0" w:color="auto"/>
            <w:right w:val="none" w:sz="0" w:space="0" w:color="auto"/>
          </w:divBdr>
        </w:div>
        <w:div w:id="1089229235">
          <w:marLeft w:val="0"/>
          <w:marRight w:val="1080"/>
          <w:marTop w:val="100"/>
          <w:marBottom w:val="0"/>
          <w:divBdr>
            <w:top w:val="none" w:sz="0" w:space="0" w:color="auto"/>
            <w:left w:val="none" w:sz="0" w:space="0" w:color="auto"/>
            <w:bottom w:val="none" w:sz="0" w:space="0" w:color="auto"/>
            <w:right w:val="none" w:sz="0" w:space="0" w:color="auto"/>
          </w:divBdr>
        </w:div>
        <w:div w:id="144668651">
          <w:marLeft w:val="0"/>
          <w:marRight w:val="1080"/>
          <w:marTop w:val="100"/>
          <w:marBottom w:val="0"/>
          <w:divBdr>
            <w:top w:val="none" w:sz="0" w:space="0" w:color="auto"/>
            <w:left w:val="none" w:sz="0" w:space="0" w:color="auto"/>
            <w:bottom w:val="none" w:sz="0" w:space="0" w:color="auto"/>
            <w:right w:val="none" w:sz="0" w:space="0" w:color="auto"/>
          </w:divBdr>
        </w:div>
        <w:div w:id="433982780">
          <w:marLeft w:val="0"/>
          <w:marRight w:val="1080"/>
          <w:marTop w:val="100"/>
          <w:marBottom w:val="0"/>
          <w:divBdr>
            <w:top w:val="none" w:sz="0" w:space="0" w:color="auto"/>
            <w:left w:val="none" w:sz="0" w:space="0" w:color="auto"/>
            <w:bottom w:val="none" w:sz="0" w:space="0" w:color="auto"/>
            <w:right w:val="none" w:sz="0" w:space="0" w:color="auto"/>
          </w:divBdr>
        </w:div>
        <w:div w:id="1120876830">
          <w:marLeft w:val="0"/>
          <w:marRight w:val="36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avicohen89/Music-Similarity" TargetMode="External"/><Relationship Id="rId13" Type="http://schemas.openxmlformats.org/officeDocument/2006/relationships/hyperlink" Target="https://he.wikipedia.org/wiki/%D7%A7%D7%95%D7%92%D7%A0%D7%99%D7%A6%D7%99%D7%94" TargetMode="External"/><Relationship Id="rId18" Type="http://schemas.openxmlformats.org/officeDocument/2006/relationships/image" Target="media/image1.jpeg"/><Relationship Id="rId26" Type="http://schemas.openxmlformats.org/officeDocument/2006/relationships/hyperlink" Target="https://developers.google.com/youtube/v3/determine_quota_cost" TargetMode="External"/><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he.wikipedia.org/wiki/%D7%96%D7%A7%D7%A0%D7%94" TargetMode="External"/><Relationship Id="rId17" Type="http://schemas.openxmlformats.org/officeDocument/2006/relationships/hyperlink" Target="https://www.discogs.com/" TargetMode="External"/><Relationship Id="rId25" Type="http://schemas.openxmlformats.org/officeDocument/2006/relationships/hyperlink" Target="https://www.cambridge.org/core/search?filters%5BauthorTerms%5D=J.%20Snaedal&amp;eventCode=SE-AU"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last.fm/" TargetMode="External"/><Relationship Id="rId20" Type="http://schemas.openxmlformats.org/officeDocument/2006/relationships/image" Target="media/image3.jpeg"/><Relationship Id="rId29" Type="http://schemas.openxmlformats.org/officeDocument/2006/relationships/hyperlink" Target="https://help.github.com/articles/working-with-large-fi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wikipedia.org/wiki/%D7%9E%D7%97%D7%9C%D7%94" TargetMode="External"/><Relationship Id="rId24" Type="http://schemas.openxmlformats.org/officeDocument/2006/relationships/hyperlink" Target="https://www.cambridge.org/core/search?filters%5BauthorTerms%5D=H.%20B.%20Svansdottir&amp;eventCode=SE-AU"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musicbrainz.org/" TargetMode="External"/><Relationship Id="rId23" Type="http://schemas.openxmlformats.org/officeDocument/2006/relationships/hyperlink" Target="https://www.sciencedirect.com/science/article/pii/S0304422X16300973" TargetMode="External"/><Relationship Id="rId28" Type="http://schemas.openxmlformats.org/officeDocument/2006/relationships/hyperlink" Target="https://books.google.co.il/books?id=LUAlDwAAQBAJ&amp;pg=PA46&amp;lpg=PA46&amp;dq=youtube+api+request+limit&amp;source=bl&amp;ots=_zV6IJUGs-&amp;sig=SIUoHTfgV33vtPWiBJCXHJn4bsg&amp;hl=iw&amp;sa=X&amp;ved=2ahUKEwiIz9CugoXZAhUCVywKHZAJAYg4FBDoATAHegQIBhAB%23v=onepage&amp;q=youtube%20api%20request%20limit&amp;f=false" TargetMode="External"/><Relationship Id="rId36" Type="http://schemas.microsoft.com/office/2007/relationships/stylesWithEffects" Target="stylesWithEffects.xml"/><Relationship Id="rId10" Type="http://schemas.openxmlformats.org/officeDocument/2006/relationships/hyperlink" Target="https://youtu.be/Kuv0vKDEa68" TargetMode="External"/><Relationship Id="rId19" Type="http://schemas.openxmlformats.org/officeDocument/2006/relationships/image" Target="media/image2.jpeg"/><Relationship Id="rId31"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calendar.google.com/calendar/embed?src=pnu92pav3s91nku9u35gks3m0c%40group.calendar.google.com&amp;ctz=Asia%2FJerusalem" TargetMode="External"/><Relationship Id="rId14" Type="http://schemas.openxmlformats.org/officeDocument/2006/relationships/hyperlink" Target="https://www.youtube.com/" TargetMode="External"/><Relationship Id="rId22" Type="http://schemas.openxmlformats.org/officeDocument/2006/relationships/image" Target="media/image5.png"/><Relationship Id="rId27" Type="http://schemas.openxmlformats.org/officeDocument/2006/relationships/hyperlink" Target="https://musicbrainz.org/doc/XML_Web_Service/Rate_Limiting" TargetMode="External"/><Relationship Id="rId30" Type="http://schemas.openxmlformats.org/officeDocument/2006/relationships/image" Target="media/image6.jpe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174AB-5E2A-4380-85CC-4F2B5ACEB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4426</Words>
  <Characters>22133</Characters>
  <Application>Microsoft Office Word</Application>
  <DocSecurity>0</DocSecurity>
  <Lines>184</Lines>
  <Paragraphs>53</Paragraphs>
  <ScaleCrop>false</ScaleCrop>
  <HeadingPairs>
    <vt:vector size="6" baseType="variant">
      <vt:variant>
        <vt:lpstr>שם</vt:lpstr>
      </vt:variant>
      <vt:variant>
        <vt:i4>1</vt:i4>
      </vt:variant>
      <vt:variant>
        <vt:lpstr>כותרות</vt:lpstr>
      </vt:variant>
      <vt:variant>
        <vt:i4>24</vt:i4>
      </vt:variant>
      <vt:variant>
        <vt:lpstr>Title</vt:lpstr>
      </vt:variant>
      <vt:variant>
        <vt:i4>1</vt:i4>
      </vt:variant>
    </vt:vector>
  </HeadingPairs>
  <TitlesOfParts>
    <vt:vector size="26" baseType="lpstr">
      <vt:lpstr/>
      <vt:lpstr>מבוא</vt:lpstr>
      <vt:lpstr>תיאור הבעיה</vt:lpstr>
      <vt:lpstr>    2.1  דרישות ואפיון  הבעיה</vt:lpstr>
      <vt:lpstr>    2.2 הבעיה מבחינת הנדסת תוכנה</vt:lpstr>
      <vt:lpstr>תיאור הפתרון </vt:lpstr>
      <vt:lpstr>    3.1 אפיון המערכת</vt:lpstr>
      <vt:lpstr>    /ארכיטקטורה</vt:lpstr>
      <vt:lpstr>    גישה למאגרים חיצוניים </vt:lpstr>
      <vt:lpstr>    מבנה הDatabase המקומי של המערכת.</vt:lpstr>
      <vt:lpstr>    תיאור הפיתרון המוצע </vt:lpstr>
      <vt:lpstr>    תהליכים ונתוני המערכת</vt:lpstr>
      <vt:lpstr>תכנית בדיקות </vt:lpstr>
      <vt:lpstr/>
      <vt:lpstr/>
      <vt:lpstr>סקירת עבודות דומות בספרות והשוואה </vt:lpstr>
      <vt:lpstr>Follow the algorithm: An exploratory investigation of music on YouTube</vt:lpstr>
      <vt:lpstr>סיכום \ מסקנות </vt:lpstr>
      <vt:lpstr>נספחים</vt:lpstr>
      <vt:lpstr>    רשימת ספרות \ ביבליוגרפיה</vt:lpstr>
      <vt:lpstr>    תרשימים וטבלאות</vt:lpstr>
      <vt:lpstr>    תכנון הפרויקט</vt:lpstr>
      <vt:lpstr>    </vt:lpstr>
      <vt:lpstr>    טבלת סיכונים</vt:lpstr>
      <vt:lpstr>    רשימת\טבלת דרישות</vt:lpstr>
      <vt:lpstr/>
    </vt:vector>
  </TitlesOfParts>
  <Company>Azrieli - Jerusalem College of Engineering</Company>
  <LinksUpToDate>false</LinksUpToDate>
  <CharactersWithSpaces>26506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dc:creator>
  <cp:lastModifiedBy>אבי כהן</cp:lastModifiedBy>
  <cp:revision>2</cp:revision>
  <cp:lastPrinted>2011-01-11T16:47:00Z</cp:lastPrinted>
  <dcterms:created xsi:type="dcterms:W3CDTF">2018-02-01T19:27:00Z</dcterms:created>
  <dcterms:modified xsi:type="dcterms:W3CDTF">2018-02-01T19:27:00Z</dcterms:modified>
</cp:coreProperties>
</file>